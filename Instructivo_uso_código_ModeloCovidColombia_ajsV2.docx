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99662" w14:textId="63720BAB" w:rsidR="003A6A00" w:rsidRPr="000133B0" w:rsidRDefault="002B7928" w:rsidP="003A6A00">
      <w:pPr>
        <w:jc w:val="center"/>
        <w:rPr>
          <w:rFonts w:cs="Arial"/>
          <w:b/>
          <w:sz w:val="22"/>
          <w:szCs w:val="22"/>
          <w:lang w:val="es-419"/>
        </w:rPr>
      </w:pPr>
      <w:bookmarkStart w:id="0" w:name="_Hlk38894162"/>
      <w:bookmarkEnd w:id="0"/>
      <w:r w:rsidRPr="000133B0">
        <w:rPr>
          <w:rFonts w:cs="Arial"/>
          <w:b/>
          <w:sz w:val="22"/>
          <w:szCs w:val="22"/>
          <w:lang w:val="es-419"/>
        </w:rPr>
        <w:t xml:space="preserve">Instructivo de </w:t>
      </w:r>
      <w:r w:rsidR="00431645">
        <w:rPr>
          <w:rFonts w:cs="Arial"/>
          <w:b/>
          <w:sz w:val="22"/>
          <w:szCs w:val="22"/>
          <w:lang w:val="es-419"/>
        </w:rPr>
        <w:t>uso del código en R del “ModeloCovidColombia”</w:t>
      </w:r>
      <w:r w:rsidR="00B73ADD" w:rsidRPr="000133B0">
        <w:rPr>
          <w:rFonts w:cs="Arial"/>
          <w:b/>
          <w:sz w:val="22"/>
          <w:szCs w:val="22"/>
          <w:lang w:val="es-419"/>
        </w:rPr>
        <w:t xml:space="preserve"> </w:t>
      </w:r>
    </w:p>
    <w:p w14:paraId="2CA3C078" w14:textId="0E346726" w:rsidR="00EF05F4" w:rsidRDefault="00B73ADD" w:rsidP="00F41D2A">
      <w:pPr>
        <w:jc w:val="center"/>
        <w:rPr>
          <w:rFonts w:cs="Arial"/>
          <w:b/>
          <w:sz w:val="22"/>
          <w:szCs w:val="22"/>
          <w:lang w:val="es-419"/>
        </w:rPr>
      </w:pPr>
      <w:r w:rsidRPr="000133B0">
        <w:rPr>
          <w:rFonts w:cs="Arial"/>
          <w:b/>
          <w:sz w:val="22"/>
          <w:szCs w:val="22"/>
          <w:lang w:val="es-419"/>
        </w:rPr>
        <w:t xml:space="preserve">Observatorio </w:t>
      </w:r>
      <w:r w:rsidR="003154CF" w:rsidRPr="000133B0">
        <w:rPr>
          <w:rFonts w:cs="Arial"/>
          <w:b/>
          <w:sz w:val="22"/>
          <w:szCs w:val="22"/>
          <w:lang w:val="es-419"/>
        </w:rPr>
        <w:t>N</w:t>
      </w:r>
      <w:r w:rsidRPr="000133B0">
        <w:rPr>
          <w:rFonts w:cs="Arial"/>
          <w:b/>
          <w:sz w:val="22"/>
          <w:szCs w:val="22"/>
          <w:lang w:val="es-419"/>
        </w:rPr>
        <w:t>acional de Salud</w:t>
      </w:r>
      <w:r w:rsidR="00F41D2A">
        <w:rPr>
          <w:rFonts w:cs="Arial"/>
          <w:b/>
          <w:sz w:val="22"/>
          <w:szCs w:val="22"/>
          <w:lang w:val="es-419"/>
        </w:rPr>
        <w:t>, Instituto Nacional de Salud</w:t>
      </w:r>
    </w:p>
    <w:p w14:paraId="42313787" w14:textId="3D22A36C" w:rsidR="00EF05F4" w:rsidRDefault="00EF05F4" w:rsidP="009016F7">
      <w:pPr>
        <w:rPr>
          <w:rFonts w:cs="Arial"/>
          <w:b/>
          <w:sz w:val="22"/>
          <w:szCs w:val="22"/>
          <w:lang w:val="es-419"/>
        </w:rPr>
      </w:pPr>
    </w:p>
    <w:p w14:paraId="3271DF1C" w14:textId="5CEB60B4" w:rsidR="009016F7" w:rsidRPr="009016F7" w:rsidRDefault="00652BCB" w:rsidP="003A6A00">
      <w:pPr>
        <w:rPr>
          <w:rFonts w:cs="Arial"/>
          <w:sz w:val="22"/>
          <w:szCs w:val="22"/>
          <w:lang w:val="es-419"/>
        </w:rPr>
      </w:pPr>
      <w:r w:rsidRPr="009016F7">
        <w:rPr>
          <w:rFonts w:cs="Arial"/>
          <w:sz w:val="22"/>
          <w:szCs w:val="22"/>
          <w:lang w:val="es-419"/>
        </w:rPr>
        <w:t>E</w:t>
      </w:r>
      <w:r w:rsidR="0027737E" w:rsidRPr="009016F7">
        <w:rPr>
          <w:rFonts w:cs="Arial"/>
          <w:sz w:val="22"/>
          <w:szCs w:val="22"/>
          <w:lang w:val="es-419"/>
        </w:rPr>
        <w:t>l modelo desarrollado permit</w:t>
      </w:r>
      <w:r w:rsidR="00F41D2A">
        <w:rPr>
          <w:rFonts w:cs="Arial"/>
          <w:sz w:val="22"/>
          <w:szCs w:val="22"/>
          <w:lang w:val="es-419"/>
        </w:rPr>
        <w:t>e</w:t>
      </w:r>
      <w:r w:rsidR="0027737E" w:rsidRPr="009016F7">
        <w:rPr>
          <w:rFonts w:cs="Arial"/>
          <w:sz w:val="22"/>
          <w:szCs w:val="22"/>
          <w:lang w:val="es-419"/>
        </w:rPr>
        <w:t xml:space="preserve"> obtener estimaciones de</w:t>
      </w:r>
      <w:r w:rsidR="009016F7" w:rsidRPr="009016F7">
        <w:rPr>
          <w:rFonts w:cs="Arial"/>
          <w:sz w:val="22"/>
          <w:szCs w:val="22"/>
          <w:lang w:val="es-419"/>
        </w:rPr>
        <w:t xml:space="preserve"> </w:t>
      </w:r>
      <w:r w:rsidR="009016F7">
        <w:rPr>
          <w:rFonts w:cs="Arial"/>
          <w:sz w:val="22"/>
          <w:szCs w:val="22"/>
          <w:lang w:val="es-419"/>
        </w:rPr>
        <w:t xml:space="preserve">casos y muertes </w:t>
      </w:r>
      <w:r w:rsidR="009016F7" w:rsidRPr="009016F7">
        <w:rPr>
          <w:rFonts w:cs="Arial"/>
          <w:sz w:val="22"/>
          <w:szCs w:val="22"/>
          <w:lang w:val="es-419"/>
        </w:rPr>
        <w:t>de COVID -19</w:t>
      </w:r>
      <w:r w:rsidR="00D96BCF">
        <w:rPr>
          <w:rFonts w:cs="Arial"/>
          <w:sz w:val="22"/>
          <w:szCs w:val="22"/>
          <w:lang w:val="es-419"/>
        </w:rPr>
        <w:t xml:space="preserve"> en dos escenarios; uno es no hacer nada y el otro realizar </w:t>
      </w:r>
      <w:r w:rsidR="00D96BCF" w:rsidRPr="00825E70">
        <w:rPr>
          <w:rFonts w:cs="Arial"/>
          <w:sz w:val="22"/>
          <w:szCs w:val="22"/>
          <w:lang w:val="es-ES"/>
        </w:rPr>
        <w:t>alguna intervención</w:t>
      </w:r>
      <w:r w:rsidR="009016F7">
        <w:rPr>
          <w:rFonts w:cs="Arial"/>
          <w:sz w:val="22"/>
          <w:szCs w:val="22"/>
          <w:lang w:val="es-419"/>
        </w:rPr>
        <w:t xml:space="preserve">. </w:t>
      </w:r>
      <w:r w:rsidR="009016F7" w:rsidRPr="00343CA2">
        <w:rPr>
          <w:rFonts w:cs="Arial"/>
          <w:sz w:val="22"/>
          <w:szCs w:val="22"/>
          <w:lang w:val="es-419"/>
        </w:rPr>
        <w:t xml:space="preserve">Los parámetros del modelo en el caso base tienen soporte en la literatura científica. Se recomienda que cualquier cambio para sus análisis este basado en información confiable. </w:t>
      </w:r>
    </w:p>
    <w:p w14:paraId="0307849B" w14:textId="77777777" w:rsidR="00966DFE" w:rsidRDefault="00966DFE" w:rsidP="00967C5B">
      <w:pPr>
        <w:rPr>
          <w:rFonts w:cs="Arial"/>
          <w:sz w:val="22"/>
          <w:szCs w:val="22"/>
          <w:u w:val="single"/>
          <w:lang w:val="es-419"/>
        </w:rPr>
      </w:pPr>
    </w:p>
    <w:p w14:paraId="3A1498A9" w14:textId="79961212" w:rsidR="001F451A" w:rsidRDefault="00517F65" w:rsidP="00A9096B">
      <w:pPr>
        <w:jc w:val="left"/>
        <w:rPr>
          <w:rFonts w:cs="Arial"/>
          <w:bCs/>
          <w:sz w:val="22"/>
          <w:szCs w:val="22"/>
          <w:lang w:val="es-419"/>
        </w:rPr>
      </w:pPr>
      <w:r>
        <w:rPr>
          <w:rFonts w:cs="Arial"/>
          <w:bCs/>
          <w:sz w:val="22"/>
          <w:szCs w:val="22"/>
          <w:lang w:val="es-419"/>
        </w:rPr>
        <w:t xml:space="preserve">Para el diseño y programación del modelo </w:t>
      </w:r>
      <w:r w:rsidR="00D26734">
        <w:rPr>
          <w:rFonts w:cs="Arial"/>
          <w:bCs/>
          <w:sz w:val="22"/>
          <w:szCs w:val="22"/>
          <w:lang w:val="es-419"/>
        </w:rPr>
        <w:t>de C</w:t>
      </w:r>
      <w:r>
        <w:rPr>
          <w:rFonts w:cs="Arial"/>
          <w:bCs/>
          <w:sz w:val="22"/>
          <w:szCs w:val="22"/>
          <w:lang w:val="es-419"/>
        </w:rPr>
        <w:t>ovid</w:t>
      </w:r>
      <w:r w:rsidR="00D26734">
        <w:rPr>
          <w:rFonts w:cs="Arial"/>
          <w:bCs/>
          <w:sz w:val="22"/>
          <w:szCs w:val="22"/>
          <w:lang w:val="es-419"/>
        </w:rPr>
        <w:t>-19</w:t>
      </w:r>
      <w:r>
        <w:rPr>
          <w:rFonts w:cs="Arial"/>
          <w:bCs/>
          <w:sz w:val="22"/>
          <w:szCs w:val="22"/>
          <w:lang w:val="es-419"/>
        </w:rPr>
        <w:t xml:space="preserve"> en Colombia se usó </w:t>
      </w:r>
      <w:r w:rsidR="001F451A" w:rsidRPr="00AF7D1D">
        <w:rPr>
          <w:rFonts w:cs="Arial"/>
          <w:bCs/>
          <w:sz w:val="22"/>
          <w:szCs w:val="22"/>
          <w:lang w:val="es-419"/>
        </w:rPr>
        <w:t>un lenguaje de programación</w:t>
      </w:r>
      <w:r w:rsidR="001F451A">
        <w:rPr>
          <w:rFonts w:cs="Arial"/>
          <w:bCs/>
          <w:sz w:val="22"/>
          <w:szCs w:val="22"/>
          <w:lang w:val="es-419"/>
        </w:rPr>
        <w:t xml:space="preserve"> </w:t>
      </w:r>
      <w:r>
        <w:rPr>
          <w:rFonts w:cs="Arial"/>
          <w:bCs/>
          <w:sz w:val="22"/>
          <w:szCs w:val="22"/>
          <w:lang w:val="es-419"/>
        </w:rPr>
        <w:t xml:space="preserve">libre </w:t>
      </w:r>
      <w:commentRangeStart w:id="1"/>
      <w:ins w:id="2" w:author="JOSE JAIR MONDRAGON RIOS" w:date="2020-04-29T17:36:00Z">
        <w:r w:rsidR="00A9096B">
          <w:rPr>
            <w:rFonts w:cs="Arial"/>
            <w:bCs/>
            <w:sz w:val="22"/>
            <w:szCs w:val="22"/>
            <w:lang w:val="es-419"/>
          </w:rPr>
          <w:t>denominado R</w:t>
        </w:r>
        <w:commentRangeEnd w:id="1"/>
        <w:r w:rsidR="00A9096B">
          <w:rPr>
            <w:rStyle w:val="Refdecomentario"/>
          </w:rPr>
          <w:commentReference w:id="1"/>
        </w:r>
        <w:r w:rsidR="00A9096B">
          <w:rPr>
            <w:rFonts w:ascii="Times New Roman" w:hAnsi="Times New Roman" w:cs="Times New Roman"/>
            <w:lang w:val="es-ES"/>
          </w:rPr>
          <w:t xml:space="preserve"> </w:t>
        </w:r>
      </w:ins>
      <w:r w:rsidR="00A03BC5">
        <w:rPr>
          <w:rFonts w:cs="Arial"/>
          <w:bCs/>
          <w:sz w:val="22"/>
          <w:szCs w:val="22"/>
          <w:lang w:val="es-419"/>
        </w:rPr>
        <w:t xml:space="preserve"> (</w:t>
      </w:r>
      <w:hyperlink r:id="rId15" w:history="1">
        <w:r w:rsidR="00A03BC5">
          <w:rPr>
            <w:rStyle w:val="Hipervnculo"/>
          </w:rPr>
          <w:t>https://www.r-project.org/</w:t>
        </w:r>
      </w:hyperlink>
      <w:r w:rsidR="00A03BC5">
        <w:rPr>
          <w:rStyle w:val="Hipervnculo"/>
        </w:rPr>
        <w:t>)</w:t>
      </w:r>
      <w:r w:rsidR="00F41D2A">
        <w:rPr>
          <w:rFonts w:cs="Arial"/>
          <w:bCs/>
          <w:sz w:val="22"/>
          <w:szCs w:val="22"/>
          <w:lang w:val="es-419"/>
        </w:rPr>
        <w:t>. E</w:t>
      </w:r>
      <w:r w:rsidR="00D26734">
        <w:rPr>
          <w:rFonts w:cs="Arial"/>
          <w:bCs/>
          <w:sz w:val="22"/>
          <w:szCs w:val="22"/>
          <w:lang w:val="es-419"/>
        </w:rPr>
        <w:t xml:space="preserve">ste programa permite </w:t>
      </w:r>
      <w:r w:rsidR="001F451A" w:rsidRPr="00AF7D1D">
        <w:rPr>
          <w:rFonts w:cs="Arial"/>
          <w:bCs/>
          <w:sz w:val="22"/>
          <w:szCs w:val="22"/>
          <w:lang w:val="es-419"/>
        </w:rPr>
        <w:t xml:space="preserve">llevar </w:t>
      </w:r>
      <w:r w:rsidR="001F451A">
        <w:rPr>
          <w:rFonts w:cs="Arial"/>
          <w:bCs/>
          <w:sz w:val="22"/>
          <w:szCs w:val="22"/>
          <w:lang w:val="es-419"/>
        </w:rPr>
        <w:t xml:space="preserve">a cabo </w:t>
      </w:r>
      <w:r w:rsidR="001F451A" w:rsidRPr="00AF7D1D">
        <w:rPr>
          <w:rFonts w:cs="Arial"/>
          <w:bCs/>
          <w:sz w:val="22"/>
          <w:szCs w:val="22"/>
          <w:lang w:val="es-419"/>
        </w:rPr>
        <w:t xml:space="preserve">análisis </w:t>
      </w:r>
      <w:r w:rsidR="001F451A">
        <w:rPr>
          <w:rFonts w:cs="Arial"/>
          <w:bCs/>
          <w:sz w:val="22"/>
          <w:szCs w:val="22"/>
          <w:lang w:val="es-419"/>
        </w:rPr>
        <w:t>de información robusta (</w:t>
      </w:r>
      <w:r w:rsidR="001F451A" w:rsidRPr="00AF7D1D">
        <w:rPr>
          <w:rFonts w:cs="Arial"/>
          <w:bCs/>
          <w:sz w:val="22"/>
          <w:szCs w:val="22"/>
          <w:lang w:val="es-419"/>
        </w:rPr>
        <w:t>estadísticos</w:t>
      </w:r>
      <w:r w:rsidR="001F451A">
        <w:rPr>
          <w:rFonts w:cs="Arial"/>
          <w:bCs/>
          <w:sz w:val="22"/>
          <w:szCs w:val="22"/>
          <w:lang w:val="es-419"/>
        </w:rPr>
        <w:t xml:space="preserve">, </w:t>
      </w:r>
      <w:r w:rsidR="001F451A" w:rsidRPr="00AF7D1D">
        <w:rPr>
          <w:rFonts w:cs="Arial"/>
          <w:bCs/>
          <w:sz w:val="22"/>
          <w:szCs w:val="22"/>
          <w:lang w:val="es-419"/>
        </w:rPr>
        <w:t>gráficos, desarrollar mapa</w:t>
      </w:r>
      <w:r w:rsidR="001F451A">
        <w:rPr>
          <w:rFonts w:cs="Arial"/>
          <w:bCs/>
          <w:sz w:val="22"/>
          <w:szCs w:val="22"/>
          <w:lang w:val="es-419"/>
        </w:rPr>
        <w:t>s, entre otros)</w:t>
      </w:r>
      <w:r w:rsidR="001F451A" w:rsidRPr="00AF7D1D">
        <w:rPr>
          <w:rFonts w:cs="Arial"/>
          <w:bCs/>
          <w:sz w:val="22"/>
          <w:szCs w:val="22"/>
          <w:lang w:val="es-419"/>
        </w:rPr>
        <w:t>.</w:t>
      </w:r>
    </w:p>
    <w:p w14:paraId="3EEB22AA" w14:textId="348DFF67" w:rsidR="00FF22FF" w:rsidRPr="00AF7D1D" w:rsidRDefault="00FF22FF" w:rsidP="001F451A">
      <w:pPr>
        <w:rPr>
          <w:rFonts w:cs="Arial"/>
          <w:bCs/>
          <w:sz w:val="22"/>
          <w:szCs w:val="22"/>
          <w:lang w:val="es-419"/>
        </w:rPr>
      </w:pPr>
    </w:p>
    <w:p w14:paraId="61C5FDE4" w14:textId="77777777" w:rsidR="00966DFE" w:rsidRDefault="00966DFE" w:rsidP="00967C5B">
      <w:pPr>
        <w:rPr>
          <w:rFonts w:cs="Arial"/>
          <w:sz w:val="22"/>
          <w:szCs w:val="22"/>
          <w:u w:val="single"/>
          <w:lang w:val="es-419"/>
        </w:rPr>
      </w:pPr>
    </w:p>
    <w:p w14:paraId="25D94700" w14:textId="0704E4B1" w:rsidR="00B73ADD" w:rsidRPr="000133B0" w:rsidRDefault="00B73ADD" w:rsidP="00967C5B">
      <w:pPr>
        <w:rPr>
          <w:rFonts w:cs="Arial"/>
          <w:sz w:val="22"/>
          <w:szCs w:val="22"/>
          <w:u w:val="single"/>
          <w:lang w:val="es-419"/>
        </w:rPr>
      </w:pPr>
      <w:r w:rsidRPr="000133B0">
        <w:rPr>
          <w:rFonts w:cs="Arial"/>
          <w:sz w:val="22"/>
          <w:szCs w:val="22"/>
          <w:u w:val="single"/>
          <w:lang w:val="es-419"/>
        </w:rPr>
        <w:t>Objetivo</w:t>
      </w:r>
    </w:p>
    <w:p w14:paraId="1B8599AD" w14:textId="77777777" w:rsidR="00B73ADD" w:rsidRPr="000133B0" w:rsidRDefault="00B73ADD" w:rsidP="00967C5B">
      <w:pPr>
        <w:rPr>
          <w:rFonts w:cs="Arial"/>
          <w:sz w:val="22"/>
          <w:szCs w:val="22"/>
          <w:lang w:val="es-419"/>
        </w:rPr>
      </w:pPr>
    </w:p>
    <w:p w14:paraId="6738F800" w14:textId="534C9F7E" w:rsidR="00C67924" w:rsidRPr="000133B0" w:rsidRDefault="00F41D2A" w:rsidP="00C67924">
      <w:pPr>
        <w:rPr>
          <w:rFonts w:cs="Arial"/>
          <w:sz w:val="22"/>
          <w:szCs w:val="22"/>
          <w:lang w:val="es-ES"/>
        </w:rPr>
      </w:pPr>
      <w:r>
        <w:rPr>
          <w:rFonts w:cs="Arial"/>
          <w:sz w:val="22"/>
          <w:szCs w:val="22"/>
          <w:lang w:val="es-419"/>
        </w:rPr>
        <w:t xml:space="preserve">El presente </w:t>
      </w:r>
      <w:r w:rsidR="00A03BC5">
        <w:rPr>
          <w:rFonts w:cs="Arial"/>
          <w:sz w:val="22"/>
          <w:szCs w:val="22"/>
          <w:lang w:val="es-419"/>
        </w:rPr>
        <w:t>instructivo</w:t>
      </w:r>
      <w:r>
        <w:rPr>
          <w:rFonts w:cs="Arial"/>
          <w:sz w:val="22"/>
          <w:szCs w:val="22"/>
          <w:lang w:val="es-419"/>
        </w:rPr>
        <w:t xml:space="preserve"> busca d</w:t>
      </w:r>
      <w:r w:rsidR="00C67924" w:rsidRPr="000133B0">
        <w:rPr>
          <w:rFonts w:cs="Arial"/>
          <w:sz w:val="22"/>
          <w:szCs w:val="22"/>
          <w:lang w:val="es-419"/>
        </w:rPr>
        <w:t>escribir las especificaciones de uso de</w:t>
      </w:r>
      <w:r w:rsidR="00431645">
        <w:rPr>
          <w:rFonts w:cs="Arial"/>
          <w:sz w:val="22"/>
          <w:szCs w:val="22"/>
          <w:lang w:val="es-419"/>
        </w:rPr>
        <w:t xml:space="preserve">l código denominado </w:t>
      </w:r>
      <w:r w:rsidR="00431645">
        <w:rPr>
          <w:rFonts w:cs="Arial"/>
          <w:b/>
          <w:sz w:val="22"/>
          <w:szCs w:val="22"/>
          <w:lang w:val="es-419"/>
        </w:rPr>
        <w:t xml:space="preserve">“ModeloCovidColombia” </w:t>
      </w:r>
      <w:r w:rsidR="00431645">
        <w:rPr>
          <w:rFonts w:cs="Arial"/>
          <w:bCs/>
          <w:sz w:val="22"/>
          <w:szCs w:val="22"/>
          <w:lang w:val="es-419"/>
        </w:rPr>
        <w:t xml:space="preserve">el cual se ejecuta desde el </w:t>
      </w:r>
      <w:r w:rsidR="004D553C">
        <w:rPr>
          <w:rFonts w:cs="Arial"/>
          <w:bCs/>
          <w:sz w:val="22"/>
          <w:szCs w:val="22"/>
          <w:lang w:val="es-419"/>
        </w:rPr>
        <w:t xml:space="preserve">lenguaje de </w:t>
      </w:r>
      <w:r w:rsidR="00431645">
        <w:rPr>
          <w:rFonts w:cs="Arial"/>
          <w:bCs/>
          <w:sz w:val="22"/>
          <w:szCs w:val="22"/>
          <w:lang w:val="es-419"/>
        </w:rPr>
        <w:t>programa</w:t>
      </w:r>
      <w:r w:rsidR="004D553C">
        <w:rPr>
          <w:rFonts w:cs="Arial"/>
          <w:bCs/>
          <w:sz w:val="22"/>
          <w:szCs w:val="22"/>
          <w:lang w:val="es-419"/>
        </w:rPr>
        <w:t>ción</w:t>
      </w:r>
      <w:r w:rsidR="00431645">
        <w:rPr>
          <w:rFonts w:cs="Arial"/>
          <w:bCs/>
          <w:sz w:val="22"/>
          <w:szCs w:val="22"/>
          <w:lang w:val="es-419"/>
        </w:rPr>
        <w:t xml:space="preserve"> R</w:t>
      </w:r>
      <w:r w:rsidR="000D6203">
        <w:rPr>
          <w:rFonts w:cs="Arial"/>
          <w:sz w:val="22"/>
          <w:szCs w:val="22"/>
          <w:lang w:val="es-ES"/>
        </w:rPr>
        <w:t>.</w:t>
      </w:r>
    </w:p>
    <w:p w14:paraId="7AC082FC" w14:textId="394C2627" w:rsidR="00AD02CF" w:rsidRPr="000133B0" w:rsidRDefault="00AD02CF" w:rsidP="00967C5B">
      <w:pPr>
        <w:rPr>
          <w:rFonts w:cs="Arial"/>
          <w:sz w:val="22"/>
          <w:szCs w:val="22"/>
          <w:u w:val="single"/>
          <w:lang w:val="es-ES"/>
        </w:rPr>
      </w:pPr>
    </w:p>
    <w:p w14:paraId="420564A4" w14:textId="47B60AFA" w:rsidR="00D03A65" w:rsidRDefault="00D03A65" w:rsidP="00967C5B">
      <w:pPr>
        <w:rPr>
          <w:rFonts w:cs="Arial"/>
          <w:sz w:val="22"/>
          <w:szCs w:val="22"/>
          <w:u w:val="single"/>
          <w:lang w:val="es-ES"/>
        </w:rPr>
      </w:pPr>
    </w:p>
    <w:p w14:paraId="2DCFFD9A" w14:textId="0317E016" w:rsidR="00AF7D1D" w:rsidRDefault="00D26734" w:rsidP="00967C5B">
      <w:pPr>
        <w:rPr>
          <w:rFonts w:cs="Arial"/>
          <w:sz w:val="22"/>
          <w:szCs w:val="22"/>
          <w:u w:val="single"/>
          <w:lang w:val="es-ES"/>
        </w:rPr>
      </w:pPr>
      <w:r>
        <w:rPr>
          <w:rFonts w:cs="Arial"/>
          <w:sz w:val="22"/>
          <w:szCs w:val="22"/>
          <w:u w:val="single"/>
          <w:lang w:val="es-ES"/>
        </w:rPr>
        <w:t xml:space="preserve">Términos </w:t>
      </w:r>
      <w:r w:rsidR="005B77CF">
        <w:rPr>
          <w:rFonts w:cs="Arial"/>
          <w:sz w:val="22"/>
          <w:szCs w:val="22"/>
          <w:u w:val="single"/>
          <w:lang w:val="es-ES"/>
        </w:rPr>
        <w:t>requeridos</w:t>
      </w:r>
      <w:r>
        <w:rPr>
          <w:rFonts w:cs="Arial"/>
          <w:sz w:val="22"/>
          <w:szCs w:val="22"/>
          <w:u w:val="single"/>
          <w:lang w:val="es-ES"/>
        </w:rPr>
        <w:t xml:space="preserve">: </w:t>
      </w:r>
    </w:p>
    <w:p w14:paraId="070A6DFE" w14:textId="6DBC1619" w:rsidR="00D26734" w:rsidRDefault="00D26734" w:rsidP="00967C5B">
      <w:pPr>
        <w:rPr>
          <w:rFonts w:cs="Arial"/>
          <w:sz w:val="22"/>
          <w:szCs w:val="22"/>
          <w:u w:val="single"/>
          <w:lang w:val="es-ES"/>
        </w:rPr>
      </w:pPr>
    </w:p>
    <w:p w14:paraId="5B3AC6BB" w14:textId="6BB7D610" w:rsidR="008B1B44" w:rsidRDefault="008B1B44" w:rsidP="008B1B44">
      <w:pPr>
        <w:rPr>
          <w:rFonts w:cs="Arial"/>
          <w:sz w:val="22"/>
          <w:szCs w:val="22"/>
          <w:u w:val="single"/>
          <w:lang w:val="es-ES"/>
        </w:rPr>
      </w:pPr>
      <w:r w:rsidRPr="008B1B44">
        <w:rPr>
          <w:rFonts w:cs="Arial"/>
          <w:sz w:val="22"/>
          <w:szCs w:val="22"/>
          <w:lang w:val="es-419"/>
        </w:rPr>
        <w:t>Paquetes: son colecciones de funciones y conjunto de datos desarrollados por la comunidad</w:t>
      </w:r>
      <w:r>
        <w:rPr>
          <w:rFonts w:cs="Arial"/>
          <w:sz w:val="22"/>
          <w:szCs w:val="22"/>
          <w:lang w:val="es-419"/>
        </w:rPr>
        <w:t xml:space="preserve"> de R</w:t>
      </w:r>
      <w:r w:rsidRPr="008B1B44">
        <w:rPr>
          <w:rFonts w:cs="Arial"/>
          <w:sz w:val="22"/>
          <w:szCs w:val="22"/>
          <w:lang w:val="es-419"/>
        </w:rPr>
        <w:t>. Estos incrementan la potencialidad de</w:t>
      </w:r>
      <w:r>
        <w:rPr>
          <w:rFonts w:cs="Arial"/>
          <w:sz w:val="22"/>
          <w:szCs w:val="22"/>
          <w:lang w:val="es-419"/>
        </w:rPr>
        <w:t xml:space="preserve"> programa</w:t>
      </w:r>
      <w:r w:rsidRPr="008B1B44">
        <w:rPr>
          <w:rFonts w:cs="Arial"/>
          <w:sz w:val="22"/>
          <w:szCs w:val="22"/>
          <w:lang w:val="es-419"/>
        </w:rPr>
        <w:t> mejorando las funcionalidades base en R</w:t>
      </w:r>
      <w:r>
        <w:rPr>
          <w:rFonts w:cs="Arial"/>
          <w:sz w:val="22"/>
          <w:szCs w:val="22"/>
          <w:lang w:val="es-419"/>
        </w:rPr>
        <w:t>.</w:t>
      </w:r>
    </w:p>
    <w:p w14:paraId="4D327B4E" w14:textId="77777777" w:rsidR="008B1B44" w:rsidRDefault="008B1B44" w:rsidP="00967C5B">
      <w:pPr>
        <w:rPr>
          <w:rFonts w:cs="Arial"/>
          <w:sz w:val="22"/>
          <w:szCs w:val="22"/>
          <w:u w:val="single"/>
          <w:lang w:val="es-ES"/>
        </w:rPr>
      </w:pPr>
    </w:p>
    <w:p w14:paraId="720EE13B" w14:textId="62D59195" w:rsidR="00D26734" w:rsidRDefault="005D0DB0" w:rsidP="00967C5B">
      <w:pPr>
        <w:rPr>
          <w:rFonts w:cs="Arial"/>
          <w:sz w:val="22"/>
          <w:szCs w:val="22"/>
          <w:lang w:val="es-419"/>
        </w:rPr>
      </w:pPr>
      <w:r>
        <w:rPr>
          <w:rFonts w:cs="Arial"/>
          <w:sz w:val="22"/>
          <w:szCs w:val="22"/>
          <w:lang w:val="es-419"/>
        </w:rPr>
        <w:t>Librerías: hace referencia a</w:t>
      </w:r>
      <w:r w:rsidR="008B1B44">
        <w:rPr>
          <w:rFonts w:cs="Arial"/>
          <w:sz w:val="22"/>
          <w:szCs w:val="22"/>
          <w:lang w:val="es-419"/>
        </w:rPr>
        <w:t>ctivar los</w:t>
      </w:r>
      <w:r>
        <w:rPr>
          <w:rFonts w:cs="Arial"/>
          <w:sz w:val="22"/>
          <w:szCs w:val="22"/>
          <w:lang w:val="es-419"/>
        </w:rPr>
        <w:t xml:space="preserve"> </w:t>
      </w:r>
      <w:r w:rsidR="00D26734" w:rsidRPr="00D26734">
        <w:rPr>
          <w:rFonts w:cs="Arial"/>
          <w:sz w:val="22"/>
          <w:szCs w:val="22"/>
          <w:lang w:val="es-419"/>
        </w:rPr>
        <w:t>paquetes de funciones,</w:t>
      </w:r>
      <w:r>
        <w:rPr>
          <w:rFonts w:cs="Arial"/>
          <w:sz w:val="22"/>
          <w:szCs w:val="22"/>
          <w:lang w:val="es-419"/>
        </w:rPr>
        <w:t xml:space="preserve"> que permite que el programa ejecute ciertas acciones cuando se está realizando procesos.</w:t>
      </w:r>
    </w:p>
    <w:p w14:paraId="3194E66D" w14:textId="38589E6B" w:rsidR="005D0DB0" w:rsidRDefault="005D0DB0" w:rsidP="00967C5B">
      <w:pPr>
        <w:rPr>
          <w:rFonts w:cs="Arial"/>
          <w:sz w:val="22"/>
          <w:szCs w:val="22"/>
          <w:lang w:val="es-419"/>
        </w:rPr>
      </w:pPr>
    </w:p>
    <w:p w14:paraId="3AC238E7" w14:textId="648CB2A3" w:rsidR="005D0DB0" w:rsidRDefault="005D0DB0" w:rsidP="00967C5B">
      <w:pPr>
        <w:rPr>
          <w:rFonts w:cs="Arial"/>
          <w:sz w:val="22"/>
          <w:szCs w:val="22"/>
          <w:lang w:val="es-419"/>
        </w:rPr>
      </w:pPr>
      <w:r>
        <w:rPr>
          <w:rFonts w:cs="Arial"/>
          <w:sz w:val="22"/>
          <w:szCs w:val="22"/>
          <w:lang w:val="es-419"/>
        </w:rPr>
        <w:t xml:space="preserve">Función: </w:t>
      </w:r>
      <w:r w:rsidR="00177B11">
        <w:rPr>
          <w:rFonts w:cs="Arial"/>
          <w:sz w:val="22"/>
          <w:szCs w:val="22"/>
          <w:lang w:val="es-419"/>
        </w:rPr>
        <w:t>su</w:t>
      </w:r>
      <w:r w:rsidRPr="005D0DB0">
        <w:rPr>
          <w:rFonts w:cs="Arial"/>
          <w:sz w:val="22"/>
          <w:szCs w:val="22"/>
          <w:lang w:val="es-419"/>
        </w:rPr>
        <w:t xml:space="preserve"> finalidad</w:t>
      </w:r>
      <w:r w:rsidR="00177B11">
        <w:rPr>
          <w:rFonts w:cs="Arial"/>
          <w:sz w:val="22"/>
          <w:szCs w:val="22"/>
          <w:lang w:val="es-419"/>
        </w:rPr>
        <w:t xml:space="preserve"> es contener</w:t>
      </w:r>
      <w:r w:rsidRPr="005D0DB0">
        <w:rPr>
          <w:rFonts w:cs="Arial"/>
          <w:sz w:val="22"/>
          <w:szCs w:val="22"/>
          <w:lang w:val="es-419"/>
        </w:rPr>
        <w:t xml:space="preserve"> fragmentos de código </w:t>
      </w:r>
      <w:r w:rsidR="00177B11">
        <w:rPr>
          <w:rFonts w:cs="Arial"/>
          <w:sz w:val="22"/>
          <w:szCs w:val="22"/>
          <w:lang w:val="es-419"/>
        </w:rPr>
        <w:t>de R, que se requieran</w:t>
      </w:r>
      <w:r w:rsidRPr="005D0DB0">
        <w:rPr>
          <w:rFonts w:cs="Arial"/>
          <w:sz w:val="22"/>
          <w:szCs w:val="22"/>
          <w:lang w:val="es-419"/>
        </w:rPr>
        <w:t xml:space="preserve"> ejecuta</w:t>
      </w:r>
      <w:r w:rsidR="00177B11">
        <w:rPr>
          <w:rFonts w:cs="Arial"/>
          <w:sz w:val="22"/>
          <w:szCs w:val="22"/>
          <w:lang w:val="es-419"/>
        </w:rPr>
        <w:t>r</w:t>
      </w:r>
      <w:r w:rsidRPr="005D0DB0">
        <w:rPr>
          <w:rFonts w:cs="Arial"/>
          <w:sz w:val="22"/>
          <w:szCs w:val="22"/>
          <w:lang w:val="es-419"/>
        </w:rPr>
        <w:t xml:space="preserve"> en múltiples ocasiones, con la posibilidad de </w:t>
      </w:r>
      <w:r w:rsidR="00177B11">
        <w:rPr>
          <w:rFonts w:cs="Arial"/>
          <w:sz w:val="22"/>
          <w:szCs w:val="22"/>
          <w:lang w:val="es-419"/>
        </w:rPr>
        <w:t xml:space="preserve">modificar </w:t>
      </w:r>
      <w:r w:rsidR="00E8195A">
        <w:rPr>
          <w:rFonts w:cs="Arial"/>
          <w:sz w:val="22"/>
          <w:szCs w:val="22"/>
          <w:lang w:val="es-419"/>
        </w:rPr>
        <w:t>o automatizar</w:t>
      </w:r>
      <w:r w:rsidRPr="005D0DB0">
        <w:rPr>
          <w:rFonts w:cs="Arial"/>
          <w:sz w:val="22"/>
          <w:szCs w:val="22"/>
          <w:lang w:val="es-419"/>
        </w:rPr>
        <w:t xml:space="preserve"> </w:t>
      </w:r>
      <w:r w:rsidR="00177B11" w:rsidRPr="005D0DB0">
        <w:rPr>
          <w:rFonts w:cs="Arial"/>
          <w:sz w:val="22"/>
          <w:szCs w:val="22"/>
          <w:lang w:val="es-419"/>
        </w:rPr>
        <w:t>diferentes parámetros</w:t>
      </w:r>
      <w:r w:rsidR="00177B11">
        <w:rPr>
          <w:rFonts w:cs="Arial"/>
          <w:sz w:val="22"/>
          <w:szCs w:val="22"/>
          <w:lang w:val="es-419"/>
        </w:rPr>
        <w:t>.</w:t>
      </w:r>
      <w:r w:rsidR="00E8195A">
        <w:rPr>
          <w:rFonts w:cs="Arial"/>
          <w:sz w:val="22"/>
          <w:szCs w:val="22"/>
          <w:lang w:val="es-419"/>
        </w:rPr>
        <w:t xml:space="preserve"> Algunas funciones ya están incluidas en los diferentes tipos de paquete</w:t>
      </w:r>
      <w:r w:rsidR="000A412A">
        <w:rPr>
          <w:rFonts w:cs="Arial"/>
          <w:sz w:val="22"/>
          <w:szCs w:val="22"/>
          <w:lang w:val="es-419"/>
        </w:rPr>
        <w:t>, otras deben ser creadas y</w:t>
      </w:r>
      <w:r w:rsidR="00F420CF">
        <w:rPr>
          <w:rFonts w:cs="Arial"/>
          <w:sz w:val="22"/>
          <w:szCs w:val="22"/>
          <w:lang w:val="es-419"/>
        </w:rPr>
        <w:t xml:space="preserve"> </w:t>
      </w:r>
      <w:r w:rsidR="00E8195A">
        <w:rPr>
          <w:rFonts w:cs="Arial"/>
          <w:sz w:val="22"/>
          <w:szCs w:val="22"/>
          <w:lang w:val="es-419"/>
        </w:rPr>
        <w:t>p</w:t>
      </w:r>
      <w:r w:rsidR="00F420CF" w:rsidRPr="00F420CF">
        <w:rPr>
          <w:rFonts w:cs="Arial"/>
          <w:sz w:val="22"/>
          <w:szCs w:val="22"/>
          <w:lang w:val="es-419"/>
        </w:rPr>
        <w:t>ara que pueda</w:t>
      </w:r>
      <w:r w:rsidR="00E8195A">
        <w:rPr>
          <w:rFonts w:cs="Arial"/>
          <w:sz w:val="22"/>
          <w:szCs w:val="22"/>
          <w:lang w:val="es-419"/>
        </w:rPr>
        <w:t>n</w:t>
      </w:r>
      <w:r w:rsidR="00F420CF" w:rsidRPr="00F420CF">
        <w:rPr>
          <w:rFonts w:cs="Arial"/>
          <w:sz w:val="22"/>
          <w:szCs w:val="22"/>
          <w:lang w:val="es-419"/>
        </w:rPr>
        <w:t xml:space="preserve"> ser ejecutada</w:t>
      </w:r>
      <w:r w:rsidR="00E8195A">
        <w:rPr>
          <w:rFonts w:cs="Arial"/>
          <w:sz w:val="22"/>
          <w:szCs w:val="22"/>
          <w:lang w:val="es-419"/>
        </w:rPr>
        <w:t>s</w:t>
      </w:r>
      <w:r w:rsidR="00F420CF" w:rsidRPr="00F420CF">
        <w:rPr>
          <w:rFonts w:cs="Arial"/>
          <w:sz w:val="22"/>
          <w:szCs w:val="22"/>
          <w:lang w:val="es-419"/>
        </w:rPr>
        <w:t>, primero es necesario cargarla</w:t>
      </w:r>
      <w:r w:rsidR="00E8195A">
        <w:rPr>
          <w:rFonts w:cs="Arial"/>
          <w:sz w:val="22"/>
          <w:szCs w:val="22"/>
          <w:lang w:val="es-419"/>
        </w:rPr>
        <w:t>s</w:t>
      </w:r>
      <w:r w:rsidR="00F420CF" w:rsidRPr="00F420CF">
        <w:rPr>
          <w:rFonts w:cs="Arial"/>
          <w:sz w:val="22"/>
          <w:szCs w:val="22"/>
          <w:lang w:val="es-419"/>
        </w:rPr>
        <w:t xml:space="preserve"> en</w:t>
      </w:r>
      <w:r w:rsidR="008B1B44">
        <w:rPr>
          <w:rFonts w:cs="Arial"/>
          <w:sz w:val="22"/>
          <w:szCs w:val="22"/>
          <w:lang w:val="es-419"/>
        </w:rPr>
        <w:t xml:space="preserve"> la</w:t>
      </w:r>
      <w:r w:rsidR="00F420CF" w:rsidRPr="00F420CF">
        <w:rPr>
          <w:rFonts w:cs="Arial"/>
          <w:sz w:val="22"/>
          <w:szCs w:val="22"/>
          <w:lang w:val="es-419"/>
        </w:rPr>
        <w:t xml:space="preserve"> memoria</w:t>
      </w:r>
      <w:r w:rsidR="008B1B44">
        <w:rPr>
          <w:rFonts w:cs="Arial"/>
          <w:sz w:val="22"/>
          <w:szCs w:val="22"/>
          <w:lang w:val="es-419"/>
        </w:rPr>
        <w:t xml:space="preserve"> del programa R.</w:t>
      </w:r>
    </w:p>
    <w:p w14:paraId="2AA8DB36" w14:textId="2AEE6329" w:rsidR="0058784C" w:rsidRDefault="0058784C" w:rsidP="00967C5B">
      <w:pPr>
        <w:rPr>
          <w:rFonts w:cs="Arial"/>
          <w:sz w:val="22"/>
          <w:szCs w:val="22"/>
          <w:lang w:val="es-419"/>
        </w:rPr>
      </w:pPr>
    </w:p>
    <w:p w14:paraId="5411A69A" w14:textId="07F52B84" w:rsidR="0058784C" w:rsidRDefault="0058784C" w:rsidP="00967C5B">
      <w:pPr>
        <w:rPr>
          <w:rFonts w:cs="Arial"/>
          <w:sz w:val="22"/>
          <w:szCs w:val="22"/>
          <w:lang w:val="es-419"/>
        </w:rPr>
      </w:pPr>
      <w:r w:rsidRPr="00A03BC5">
        <w:rPr>
          <w:rFonts w:cs="Arial"/>
          <w:i/>
          <w:iCs/>
          <w:sz w:val="22"/>
          <w:szCs w:val="22"/>
          <w:lang w:val="es-419"/>
        </w:rPr>
        <w:t>Scripts</w:t>
      </w:r>
      <w:r w:rsidRPr="003D1E3E">
        <w:rPr>
          <w:rFonts w:cs="Arial"/>
          <w:sz w:val="22"/>
          <w:szCs w:val="22"/>
          <w:lang w:val="es-419"/>
        </w:rPr>
        <w:t xml:space="preserve">: son documentos de texto donde esta descrito el código </w:t>
      </w:r>
      <w:r w:rsidR="003D1E3E" w:rsidRPr="003D1E3E">
        <w:rPr>
          <w:rFonts w:cs="Arial"/>
          <w:sz w:val="22"/>
          <w:szCs w:val="22"/>
          <w:lang w:val="es-419"/>
        </w:rPr>
        <w:t>que se está desarrollando en lenguaje para R</w:t>
      </w:r>
      <w:r w:rsidR="003D1E3E">
        <w:rPr>
          <w:rFonts w:cs="Arial"/>
          <w:sz w:val="22"/>
          <w:szCs w:val="22"/>
          <w:lang w:val="es-419"/>
        </w:rPr>
        <w:t>.</w:t>
      </w:r>
    </w:p>
    <w:p w14:paraId="4AF7C978" w14:textId="1EF8EDFE" w:rsidR="005D0DB0" w:rsidRDefault="005D0DB0" w:rsidP="00967C5B">
      <w:pPr>
        <w:rPr>
          <w:rFonts w:cs="Arial"/>
          <w:sz w:val="22"/>
          <w:szCs w:val="22"/>
          <w:lang w:val="es-419"/>
        </w:rPr>
      </w:pPr>
    </w:p>
    <w:p w14:paraId="75FAFCB0" w14:textId="506FD84F" w:rsidR="005D0DB0" w:rsidRDefault="005D0DB0" w:rsidP="00967C5B">
      <w:pPr>
        <w:rPr>
          <w:rFonts w:cs="Arial"/>
          <w:sz w:val="22"/>
          <w:szCs w:val="22"/>
          <w:lang w:val="es-419"/>
        </w:rPr>
      </w:pPr>
      <w:r>
        <w:rPr>
          <w:rFonts w:cs="Arial"/>
          <w:sz w:val="22"/>
          <w:szCs w:val="22"/>
          <w:lang w:val="es-419"/>
        </w:rPr>
        <w:t xml:space="preserve">Cargar: </w:t>
      </w:r>
      <w:r w:rsidR="008B1B44">
        <w:rPr>
          <w:rFonts w:cs="Arial"/>
          <w:sz w:val="22"/>
          <w:szCs w:val="22"/>
          <w:lang w:val="es-419"/>
        </w:rPr>
        <w:t>hace referencia a ejecutar</w:t>
      </w:r>
      <w:r w:rsidR="0058784C">
        <w:rPr>
          <w:rFonts w:cs="Arial"/>
          <w:sz w:val="22"/>
          <w:szCs w:val="22"/>
          <w:lang w:val="es-419"/>
        </w:rPr>
        <w:t xml:space="preserve"> </w:t>
      </w:r>
      <w:r w:rsidR="003D1E3E">
        <w:rPr>
          <w:rFonts w:cs="Arial"/>
          <w:sz w:val="22"/>
          <w:szCs w:val="22"/>
          <w:lang w:val="es-419"/>
        </w:rPr>
        <w:t>alguna acción</w:t>
      </w:r>
      <w:r w:rsidR="008B1B44">
        <w:rPr>
          <w:rFonts w:cs="Arial"/>
          <w:sz w:val="22"/>
          <w:szCs w:val="22"/>
          <w:lang w:val="es-419"/>
        </w:rPr>
        <w:t>.</w:t>
      </w:r>
    </w:p>
    <w:p w14:paraId="48DADA12" w14:textId="77777777" w:rsidR="005D0DB0" w:rsidRDefault="005D0DB0" w:rsidP="00967C5B">
      <w:pPr>
        <w:rPr>
          <w:rFonts w:cs="Arial"/>
          <w:sz w:val="22"/>
          <w:szCs w:val="22"/>
          <w:u w:val="single"/>
          <w:lang w:val="es-ES"/>
        </w:rPr>
      </w:pPr>
    </w:p>
    <w:p w14:paraId="72F63981" w14:textId="5477B478" w:rsidR="00563F38" w:rsidRDefault="007904EB" w:rsidP="00BE1485">
      <w:pPr>
        <w:rPr>
          <w:rFonts w:cs="Arial"/>
          <w:sz w:val="22"/>
          <w:szCs w:val="22"/>
          <w:u w:val="single"/>
          <w:lang w:val="es-ES"/>
        </w:rPr>
      </w:pPr>
      <w:r w:rsidRPr="007904EB">
        <w:rPr>
          <w:rFonts w:cs="Arial"/>
          <w:sz w:val="22"/>
          <w:szCs w:val="22"/>
          <w:lang w:val="es-419"/>
        </w:rPr>
        <w:t xml:space="preserve">Set working directory </w:t>
      </w:r>
      <w:r>
        <w:rPr>
          <w:rFonts w:cs="Arial"/>
          <w:sz w:val="22"/>
          <w:szCs w:val="22"/>
          <w:lang w:val="es-419"/>
        </w:rPr>
        <w:t>–</w:t>
      </w:r>
      <w:r w:rsidRPr="007904EB">
        <w:rPr>
          <w:rFonts w:cs="Arial"/>
          <w:sz w:val="22"/>
          <w:szCs w:val="22"/>
          <w:lang w:val="es-419"/>
        </w:rPr>
        <w:t xml:space="preserve"> stwd</w:t>
      </w:r>
      <w:r>
        <w:rPr>
          <w:rFonts w:cs="Arial"/>
          <w:sz w:val="22"/>
          <w:szCs w:val="22"/>
          <w:lang w:val="es-419"/>
        </w:rPr>
        <w:t xml:space="preserve">: hace referencia a la ruta del equipo del computador donde van a quedar guardada toda la información que se </w:t>
      </w:r>
      <w:r w:rsidR="009016F7">
        <w:rPr>
          <w:rFonts w:cs="Arial"/>
          <w:sz w:val="22"/>
          <w:szCs w:val="22"/>
          <w:lang w:val="es-419"/>
        </w:rPr>
        <w:t>esté</w:t>
      </w:r>
      <w:r>
        <w:rPr>
          <w:rFonts w:cs="Arial"/>
          <w:sz w:val="22"/>
          <w:szCs w:val="22"/>
          <w:lang w:val="es-419"/>
        </w:rPr>
        <w:t xml:space="preserve"> trabajando</w:t>
      </w:r>
      <w:ins w:id="3" w:author="JOSE JAIR MONDRAGON RIOS" w:date="2020-05-01T09:11:00Z">
        <w:r w:rsidR="00261546">
          <w:rPr>
            <w:rFonts w:cs="Arial"/>
            <w:sz w:val="22"/>
            <w:szCs w:val="22"/>
            <w:lang w:val="es-419"/>
          </w:rPr>
          <w:t>.</w:t>
        </w:r>
      </w:ins>
      <w:bookmarkStart w:id="4" w:name="_GoBack"/>
      <w:bookmarkEnd w:id="4"/>
    </w:p>
    <w:p w14:paraId="7C783DC9" w14:textId="77777777" w:rsidR="00F41D2A" w:rsidRDefault="00F41D2A" w:rsidP="00967C5B">
      <w:pPr>
        <w:rPr>
          <w:rFonts w:cs="Arial"/>
          <w:sz w:val="22"/>
          <w:szCs w:val="22"/>
          <w:u w:val="single"/>
          <w:lang w:val="es-ES"/>
        </w:rPr>
      </w:pPr>
    </w:p>
    <w:p w14:paraId="0E6ABF55" w14:textId="2AAE5178" w:rsidR="00D26734" w:rsidRPr="000133B0" w:rsidRDefault="00563F38" w:rsidP="00967C5B">
      <w:pPr>
        <w:rPr>
          <w:rFonts w:cs="Arial"/>
          <w:sz w:val="22"/>
          <w:szCs w:val="22"/>
          <w:u w:val="single"/>
          <w:lang w:val="es-ES"/>
        </w:rPr>
      </w:pPr>
      <w:r>
        <w:rPr>
          <w:rFonts w:cs="Arial"/>
          <w:sz w:val="22"/>
          <w:szCs w:val="22"/>
          <w:u w:val="single"/>
          <w:lang w:val="es-ES"/>
        </w:rPr>
        <w:t xml:space="preserve">Pasos </w:t>
      </w:r>
      <w:r w:rsidR="0087392D">
        <w:rPr>
          <w:rFonts w:cs="Arial"/>
          <w:sz w:val="22"/>
          <w:szCs w:val="22"/>
          <w:u w:val="single"/>
          <w:lang w:val="es-ES"/>
        </w:rPr>
        <w:t xml:space="preserve">para </w:t>
      </w:r>
      <w:r w:rsidRPr="004D553C">
        <w:rPr>
          <w:rFonts w:cs="Arial"/>
          <w:bCs/>
          <w:sz w:val="22"/>
          <w:szCs w:val="22"/>
          <w:lang w:val="es-419"/>
        </w:rPr>
        <w:t>ejecutar el script de</w:t>
      </w:r>
      <w:r>
        <w:rPr>
          <w:rFonts w:cs="Arial"/>
          <w:bCs/>
          <w:sz w:val="22"/>
          <w:szCs w:val="22"/>
          <w:lang w:val="es-419"/>
        </w:rPr>
        <w:t>nominado</w:t>
      </w:r>
      <w:r>
        <w:rPr>
          <w:rFonts w:cs="Arial"/>
          <w:b/>
          <w:sz w:val="22"/>
          <w:szCs w:val="22"/>
          <w:lang w:val="es-419"/>
        </w:rPr>
        <w:t xml:space="preserve"> “ModeloCovidColombia”</w:t>
      </w:r>
    </w:p>
    <w:p w14:paraId="3A1241CA" w14:textId="77777777" w:rsidR="00563F38" w:rsidRDefault="00563F38" w:rsidP="00967C5B">
      <w:pPr>
        <w:rPr>
          <w:rFonts w:cs="Arial"/>
          <w:bCs/>
          <w:sz w:val="22"/>
          <w:szCs w:val="22"/>
          <w:lang w:val="es-419"/>
        </w:rPr>
      </w:pPr>
    </w:p>
    <w:p w14:paraId="5F898588" w14:textId="3E0C4241" w:rsidR="00A11249" w:rsidRDefault="00563F38" w:rsidP="00563F38">
      <w:pPr>
        <w:pStyle w:val="Prrafodelista"/>
        <w:numPr>
          <w:ilvl w:val="0"/>
          <w:numId w:val="5"/>
        </w:numPr>
      </w:pPr>
      <w:r>
        <w:rPr>
          <w:rFonts w:cs="Arial"/>
          <w:szCs w:val="22"/>
          <w:lang w:val="es-ES"/>
        </w:rPr>
        <w:t>D</w:t>
      </w:r>
      <w:r w:rsidR="00A11249" w:rsidRPr="00563F38">
        <w:rPr>
          <w:rFonts w:cs="Arial"/>
          <w:szCs w:val="22"/>
          <w:lang w:val="es-ES"/>
        </w:rPr>
        <w:t xml:space="preserve">ebe tener previamente instalado la versión </w:t>
      </w:r>
      <w:r w:rsidR="00D26734" w:rsidRPr="00563F38">
        <w:rPr>
          <w:rFonts w:cs="Arial"/>
          <w:szCs w:val="22"/>
          <w:lang w:val="es-ES"/>
        </w:rPr>
        <w:t xml:space="preserve">más actualizada </w:t>
      </w:r>
      <w:r w:rsidR="00A11249" w:rsidRPr="00563F38">
        <w:rPr>
          <w:rFonts w:cs="Arial"/>
          <w:szCs w:val="22"/>
          <w:lang w:val="es-ES"/>
        </w:rPr>
        <w:t xml:space="preserve">de R. La cual puede encontrar en </w:t>
      </w:r>
      <w:hyperlink r:id="rId16" w:history="1">
        <w:r w:rsidR="00A11249">
          <w:rPr>
            <w:rStyle w:val="Hipervnculo"/>
          </w:rPr>
          <w:t>https://www.r-project.org/</w:t>
        </w:r>
      </w:hyperlink>
      <w:r>
        <w:rPr>
          <w:rStyle w:val="Hipervnculo"/>
        </w:rPr>
        <w:t xml:space="preserve"> y descargarla desde download R </w:t>
      </w:r>
      <w:r w:rsidRPr="00A03BC5">
        <w:rPr>
          <w:rFonts w:cs="Arial"/>
          <w:szCs w:val="22"/>
          <w:lang w:val="es-ES"/>
        </w:rPr>
        <w:t>como se muestra a continuación</w:t>
      </w:r>
      <w:r>
        <w:rPr>
          <w:rStyle w:val="Hipervnculo"/>
        </w:rPr>
        <w:t>:</w:t>
      </w:r>
    </w:p>
    <w:p w14:paraId="2CD2512C" w14:textId="77777777" w:rsidR="00AF7D1D" w:rsidRDefault="00AF7D1D" w:rsidP="00967C5B">
      <w:pPr>
        <w:rPr>
          <w:rFonts w:cs="Arial"/>
          <w:sz w:val="22"/>
          <w:szCs w:val="22"/>
          <w:lang w:val="es-ES"/>
        </w:rPr>
      </w:pPr>
    </w:p>
    <w:p w14:paraId="0F32AB8F" w14:textId="556130C2" w:rsidR="00F16057" w:rsidRDefault="00AF7D1D" w:rsidP="00967C5B">
      <w:pPr>
        <w:rPr>
          <w:rFonts w:cs="Arial"/>
          <w:sz w:val="22"/>
          <w:szCs w:val="22"/>
          <w:lang w:val="es-ES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986144" wp14:editId="00A31D54">
                <wp:simplePos x="0" y="0"/>
                <wp:positionH relativeFrom="column">
                  <wp:posOffset>3655695</wp:posOffset>
                </wp:positionH>
                <wp:positionV relativeFrom="paragraph">
                  <wp:posOffset>917575</wp:posOffset>
                </wp:positionV>
                <wp:extent cx="605790" cy="209550"/>
                <wp:effectExtent l="57150" t="19050" r="60960" b="9525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9A865C" id="Rectángulo: esquinas redondeadas 8" o:spid="_x0000_s1026" style="position:absolute;margin-left:287.85pt;margin-top:72.25pt;width:47.7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" filled="f" strokecolor="#c00000">
                <v:shadow on="t" color="black" opacity="22937f" origin=",.5" offset="0,.63889mm"/>
              </v:roundrect>
            </w:pict>
          </mc:Fallback>
        </mc:AlternateContent>
      </w:r>
      <w:r w:rsidR="00A11249">
        <w:rPr>
          <w:noProof/>
          <w:lang w:val="es-CO" w:eastAsia="es-CO"/>
        </w:rPr>
        <w:drawing>
          <wp:inline distT="0" distB="0" distL="0" distR="0" wp14:anchorId="3EECF435" wp14:editId="3DBAE167">
            <wp:extent cx="6098503" cy="4419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50" t="12553" r="23422" b="9073"/>
                    <a:stretch/>
                  </pic:blipFill>
                  <pic:spPr bwMode="auto">
                    <a:xfrm>
                      <a:off x="0" y="0"/>
                      <a:ext cx="6160851" cy="446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528F1" w14:textId="77777777" w:rsidR="00AF7D1D" w:rsidRDefault="00AF7D1D" w:rsidP="00967C5B">
      <w:pPr>
        <w:rPr>
          <w:rFonts w:cs="Arial"/>
          <w:sz w:val="22"/>
          <w:szCs w:val="22"/>
          <w:lang w:val="es-ES"/>
        </w:rPr>
      </w:pPr>
    </w:p>
    <w:p w14:paraId="3A8BDADD" w14:textId="342D54C6" w:rsidR="00AF7D1D" w:rsidRPr="00563F38" w:rsidRDefault="00AF7D1D" w:rsidP="00563F38">
      <w:pPr>
        <w:pStyle w:val="Prrafodelista"/>
        <w:numPr>
          <w:ilvl w:val="0"/>
          <w:numId w:val="5"/>
        </w:numPr>
        <w:rPr>
          <w:rFonts w:cs="Arial"/>
          <w:szCs w:val="22"/>
          <w:lang w:val="es-ES"/>
        </w:rPr>
      </w:pPr>
      <w:r w:rsidRPr="00563F38">
        <w:rPr>
          <w:rFonts w:cs="Arial"/>
          <w:szCs w:val="22"/>
          <w:lang w:val="es-ES"/>
        </w:rPr>
        <w:t xml:space="preserve">Busque su país, en este caso Colombia y haga click sobre el enlace y descargue la versión dependiendo el programa operativo: Windows, Mac o Linux </w:t>
      </w:r>
    </w:p>
    <w:p w14:paraId="29DA17C4" w14:textId="06B80A97" w:rsidR="00AD02CF" w:rsidRDefault="00AF7D1D" w:rsidP="00967C5B">
      <w:pPr>
        <w:rPr>
          <w:rFonts w:cs="Arial"/>
          <w:sz w:val="22"/>
          <w:szCs w:val="22"/>
          <w:lang w:val="es-ES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8D4E3E" wp14:editId="70D7167D">
                <wp:simplePos x="0" y="0"/>
                <wp:positionH relativeFrom="column">
                  <wp:posOffset>-17145</wp:posOffset>
                </wp:positionH>
                <wp:positionV relativeFrom="paragraph">
                  <wp:posOffset>1169035</wp:posOffset>
                </wp:positionV>
                <wp:extent cx="1924050" cy="255270"/>
                <wp:effectExtent l="57150" t="19050" r="38100" b="8763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552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CF2BE3" id="Rectángulo: esquinas redondeadas 7" o:spid="_x0000_s1026" style="position:absolute;margin-left:-1.35pt;margin-top:92.05pt;width:151.5pt;height:2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" filled="f" strokecolor="#c00000">
                <v:shadow on="t" color="black" opacity="22937f" origin=",.5" offset="0,.63889mm"/>
              </v:roundrect>
            </w:pict>
          </mc:Fallback>
        </mc:AlternateContent>
      </w:r>
      <w:r w:rsidR="00F16057">
        <w:rPr>
          <w:noProof/>
          <w:lang w:val="es-CO" w:eastAsia="es-CO"/>
        </w:rPr>
        <w:drawing>
          <wp:inline distT="0" distB="0" distL="0" distR="0" wp14:anchorId="5105DF7E" wp14:editId="5DD1B610">
            <wp:extent cx="6752856" cy="20262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691" r="22335" b="9877"/>
                    <a:stretch/>
                  </pic:blipFill>
                  <pic:spPr bwMode="auto">
                    <a:xfrm>
                      <a:off x="0" y="0"/>
                      <a:ext cx="6782414" cy="203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B890" w14:textId="69CEFA3E" w:rsidR="00F93C56" w:rsidRDefault="00F93C56" w:rsidP="00967C5B">
      <w:pPr>
        <w:rPr>
          <w:rFonts w:cs="Arial"/>
          <w:sz w:val="22"/>
          <w:szCs w:val="22"/>
          <w:lang w:val="es-ES"/>
        </w:rPr>
      </w:pPr>
    </w:p>
    <w:p w14:paraId="2E84500A" w14:textId="6BDA8B84" w:rsidR="00563F38" w:rsidRDefault="00563F38" w:rsidP="00967C5B">
      <w:pPr>
        <w:rPr>
          <w:ins w:id="5" w:author="JOSE JAIR MONDRAGON RIOS" w:date="2020-04-29T18:21:00Z"/>
          <w:rFonts w:cs="Arial"/>
          <w:b/>
          <w:bCs/>
          <w:sz w:val="22"/>
          <w:szCs w:val="22"/>
          <w:u w:val="single"/>
          <w:lang w:val="es-ES"/>
        </w:rPr>
      </w:pPr>
    </w:p>
    <w:p w14:paraId="3A27359F" w14:textId="11FE814A" w:rsidR="00627B46" w:rsidRDefault="00627B46" w:rsidP="00627B46">
      <w:pPr>
        <w:pStyle w:val="Prrafodelista"/>
        <w:numPr>
          <w:ilvl w:val="0"/>
          <w:numId w:val="5"/>
        </w:numPr>
        <w:rPr>
          <w:ins w:id="6" w:author="JOSE JAIR MONDRAGON RIOS" w:date="2020-04-29T18:26:00Z"/>
          <w:rFonts w:cs="Arial"/>
          <w:szCs w:val="22"/>
          <w:u w:val="single"/>
          <w:lang w:val="es-ES"/>
        </w:rPr>
      </w:pPr>
      <w:ins w:id="7" w:author="JOSE JAIR MONDRAGON RIOS" w:date="2020-04-29T18:21:00Z">
        <w:r w:rsidRPr="00627B46">
          <w:rPr>
            <w:rFonts w:cs="Arial"/>
            <w:szCs w:val="22"/>
            <w:u w:val="single"/>
            <w:lang w:val="es-ES"/>
          </w:rPr>
          <w:t>Instalar</w:t>
        </w:r>
      </w:ins>
      <w:ins w:id="8" w:author="JOSE JAIR MONDRAGON RIOS" w:date="2020-04-29T18:25:00Z">
        <w:r w:rsidR="000C55DF">
          <w:rPr>
            <w:rFonts w:cs="Arial"/>
            <w:szCs w:val="22"/>
            <w:u w:val="single"/>
            <w:lang w:val="es-ES"/>
          </w:rPr>
          <w:t xml:space="preserve"> </w:t>
        </w:r>
        <w:r w:rsidR="000C55DF" w:rsidRPr="000C55DF">
          <w:rPr>
            <w:rFonts w:cs="Arial"/>
            <w:szCs w:val="22"/>
            <w:u w:val="single"/>
            <w:lang w:val="es-ES"/>
          </w:rPr>
          <w:t>RStudio Desktop</w:t>
        </w:r>
      </w:ins>
      <w:ins w:id="9" w:author="JOSE JAIR MONDRAGON RIOS" w:date="2020-04-29T18:21:00Z">
        <w:r w:rsidRPr="00627B46">
          <w:rPr>
            <w:rFonts w:cs="Arial"/>
            <w:szCs w:val="22"/>
            <w:u w:val="single"/>
            <w:lang w:val="es-ES"/>
          </w:rPr>
          <w:t xml:space="preserve"> desde</w:t>
        </w:r>
      </w:ins>
      <w:ins w:id="10" w:author="JOSE JAIR MONDRAGON RIOS" w:date="2020-04-29T18:32:00Z">
        <w:r w:rsidR="00CD7E4E">
          <w:rPr>
            <w:rFonts w:cs="Arial"/>
            <w:szCs w:val="22"/>
            <w:u w:val="single"/>
            <w:lang w:val="es-ES"/>
          </w:rPr>
          <w:t xml:space="preserve"> el siguiente </w:t>
        </w:r>
      </w:ins>
      <w:ins w:id="11" w:author="JOSE JAIR MONDRAGON RIOS" w:date="2020-04-29T18:33:00Z">
        <w:r w:rsidR="00CD7E4E">
          <w:rPr>
            <w:rFonts w:cs="Arial"/>
            <w:szCs w:val="22"/>
            <w:u w:val="single"/>
            <w:lang w:val="es-ES"/>
          </w:rPr>
          <w:t>link:</w:t>
        </w:r>
      </w:ins>
      <w:ins w:id="12" w:author="JOSE JAIR MONDRAGON RIOS" w:date="2020-04-29T18:21:00Z">
        <w:r w:rsidRPr="000C55DF">
          <w:rPr>
            <w:rFonts w:cs="Arial"/>
            <w:szCs w:val="22"/>
            <w:u w:val="single"/>
            <w:lang w:val="es-ES"/>
          </w:rPr>
          <w:t xml:space="preserve"> </w:t>
        </w:r>
      </w:ins>
      <w:r w:rsidR="000C55DF" w:rsidRPr="000C55DF">
        <w:rPr>
          <w:rFonts w:cs="Arial"/>
          <w:szCs w:val="22"/>
          <w:u w:val="single"/>
          <w:lang w:val="es-ES"/>
        </w:rPr>
        <w:fldChar w:fldCharType="begin"/>
      </w:r>
      <w:r w:rsidR="000C55DF" w:rsidRPr="000C55DF">
        <w:rPr>
          <w:rFonts w:cs="Arial"/>
          <w:szCs w:val="22"/>
          <w:u w:val="single"/>
          <w:lang w:val="es-ES"/>
        </w:rPr>
        <w:instrText xml:space="preserve"> HYPERLINK "https://rstudio.com/products/rstudio/download/" </w:instrText>
      </w:r>
      <w:r w:rsidR="000C55DF" w:rsidRPr="000C55DF">
        <w:rPr>
          <w:rFonts w:cs="Arial"/>
          <w:szCs w:val="22"/>
          <w:u w:val="single"/>
          <w:lang w:val="es-ES"/>
        </w:rPr>
        <w:fldChar w:fldCharType="separate"/>
      </w:r>
      <w:ins w:id="13" w:author="JOSE JAIR MONDRAGON RIOS" w:date="2020-04-29T18:23:00Z">
        <w:r w:rsidR="000C55DF" w:rsidRPr="000C55DF">
          <w:rPr>
            <w:rFonts w:cs="Arial"/>
            <w:szCs w:val="22"/>
            <w:lang w:val="es-ES"/>
          </w:rPr>
          <w:t>https://rstudio.com/products/rstudio/download/</w:t>
        </w:r>
        <w:r w:rsidR="000C55DF" w:rsidRPr="000C55DF">
          <w:rPr>
            <w:rFonts w:cs="Arial"/>
            <w:szCs w:val="22"/>
            <w:u w:val="single"/>
            <w:lang w:val="es-ES"/>
          </w:rPr>
          <w:fldChar w:fldCharType="end"/>
        </w:r>
      </w:ins>
    </w:p>
    <w:p w14:paraId="38530D8C" w14:textId="21DC66EC" w:rsidR="000C55DF" w:rsidRPr="000C55DF" w:rsidRDefault="000C55DF" w:rsidP="000C55DF">
      <w:pPr>
        <w:rPr>
          <w:ins w:id="14" w:author="JOSE JAIR MONDRAGON RIOS" w:date="2020-04-29T18:22:00Z"/>
          <w:rFonts w:cs="Arial"/>
          <w:szCs w:val="22"/>
          <w:u w:val="single"/>
          <w:lang w:val="es-ES"/>
        </w:rPr>
      </w:pPr>
      <w:ins w:id="15" w:author="JOSE JAIR MONDRAGON RIOS" w:date="2020-04-29T18:28:00Z">
        <w:r>
          <w:rPr>
            <w:noProof/>
            <w:lang w:val="es-CO" w:eastAsia="es-CO"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1F652DF9" wp14:editId="3583DB2A">
                  <wp:simplePos x="0" y="0"/>
                  <wp:positionH relativeFrom="column">
                    <wp:posOffset>1590675</wp:posOffset>
                  </wp:positionH>
                  <wp:positionV relativeFrom="paragraph">
                    <wp:posOffset>2075815</wp:posOffset>
                  </wp:positionV>
                  <wp:extent cx="1245870" cy="1280160"/>
                  <wp:effectExtent l="57150" t="19050" r="68580" b="91440"/>
                  <wp:wrapNone/>
                  <wp:docPr id="12" name="Rectángulo: esquinas redondeadas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45870" cy="12801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oundrect w14:anchorId="0FD1410F" id="Rectángulo: esquinas redondeadas 12" o:spid="_x0000_s1026" style="position:absolute;margin-left:125.25pt;margin-top:163.45pt;width:98.1pt;height:10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" filled="f" strokecolor="#c00000">
                  <v:shadow on="t" color="black" opacity="22937f" origin=",.5" offset="0,.63889mm"/>
                </v:roundrect>
              </w:pict>
            </mc:Fallback>
          </mc:AlternateContent>
        </w:r>
      </w:ins>
      <w:ins w:id="16" w:author="JOSE JAIR MONDRAGON RIOS" w:date="2020-04-29T18:26:00Z">
        <w:r>
          <w:rPr>
            <w:noProof/>
          </w:rPr>
          <w:drawing>
            <wp:inline distT="0" distB="0" distL="0" distR="0" wp14:anchorId="17B03B5B" wp14:editId="798FB1D3">
              <wp:extent cx="7381240" cy="3779307"/>
              <wp:effectExtent l="0" t="0" r="0" b="0"/>
              <wp:docPr id="11" name="Imagen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9"/>
                      <a:srcRect l="6994" t="3934" r="191" b="11577"/>
                      <a:stretch/>
                    </pic:blipFill>
                    <pic:spPr bwMode="auto">
                      <a:xfrm>
                        <a:off x="0" y="0"/>
                        <a:ext cx="7397310" cy="378753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56C0EC1" w14:textId="436E04ED" w:rsidR="000C55DF" w:rsidRDefault="007904EB" w:rsidP="007904EB">
      <w:pPr>
        <w:rPr>
          <w:ins w:id="17" w:author="JOSE JAIR MONDRAGON RIOS" w:date="2020-04-29T18:30:00Z"/>
          <w:rFonts w:cs="Arial"/>
          <w:b/>
          <w:szCs w:val="22"/>
          <w:lang w:val="es-419"/>
        </w:rPr>
      </w:pPr>
      <w:del w:id="18" w:author="JOSE JAIR MONDRAGON RIOS" w:date="2020-04-29T18:30:00Z">
        <w:r w:rsidDel="000C55DF">
          <w:rPr>
            <w:rFonts w:cs="Arial"/>
            <w:b/>
            <w:szCs w:val="22"/>
            <w:lang w:val="es-419"/>
          </w:rPr>
          <w:delText xml:space="preserve">. </w:delText>
        </w:r>
      </w:del>
    </w:p>
    <w:p w14:paraId="0A49C8F7" w14:textId="77777777" w:rsidR="000C55DF" w:rsidRDefault="000C55DF" w:rsidP="007904EB">
      <w:pPr>
        <w:rPr>
          <w:ins w:id="19" w:author="JOSE JAIR MONDRAGON RIOS" w:date="2020-04-29T18:30:00Z"/>
          <w:rFonts w:cs="Arial"/>
          <w:b/>
          <w:szCs w:val="22"/>
          <w:lang w:val="es-419"/>
        </w:rPr>
      </w:pPr>
    </w:p>
    <w:p w14:paraId="3F33D384" w14:textId="6C66F11C" w:rsidR="00F93C56" w:rsidRPr="000C55DF" w:rsidRDefault="00F93C56" w:rsidP="000C55DF">
      <w:pPr>
        <w:pStyle w:val="Prrafodelista"/>
        <w:numPr>
          <w:ilvl w:val="0"/>
          <w:numId w:val="5"/>
        </w:numPr>
        <w:rPr>
          <w:rFonts w:cs="Arial"/>
          <w:b/>
          <w:bCs/>
          <w:szCs w:val="22"/>
          <w:u w:val="single"/>
          <w:lang w:val="es-ES"/>
        </w:rPr>
      </w:pPr>
      <w:r w:rsidRPr="000C55DF">
        <w:rPr>
          <w:rFonts w:cs="Arial"/>
          <w:b/>
          <w:szCs w:val="22"/>
          <w:lang w:val="es-419"/>
        </w:rPr>
        <w:t xml:space="preserve">Uso del </w:t>
      </w:r>
      <w:r w:rsidR="00563F38" w:rsidRPr="000C55DF">
        <w:rPr>
          <w:rFonts w:cs="Arial"/>
          <w:bCs/>
          <w:szCs w:val="22"/>
          <w:lang w:val="es-419"/>
        </w:rPr>
        <w:t>script denominado</w:t>
      </w:r>
      <w:r w:rsidR="00563F38" w:rsidRPr="000C55DF">
        <w:rPr>
          <w:rFonts w:cs="Arial"/>
          <w:b/>
          <w:szCs w:val="22"/>
          <w:lang w:val="es-419"/>
        </w:rPr>
        <w:t xml:space="preserve"> “ModeloCovidColombia”</w:t>
      </w:r>
    </w:p>
    <w:p w14:paraId="1F93EC34" w14:textId="60074887" w:rsidR="00F93C56" w:rsidRPr="00653194" w:rsidRDefault="00F93C56" w:rsidP="00967C5B">
      <w:pPr>
        <w:rPr>
          <w:rFonts w:cs="Arial"/>
          <w:b/>
          <w:bCs/>
          <w:sz w:val="22"/>
          <w:szCs w:val="22"/>
          <w:u w:val="single"/>
          <w:lang w:val="es-ES"/>
        </w:rPr>
      </w:pPr>
    </w:p>
    <w:p w14:paraId="42F239A8" w14:textId="030103BE" w:rsidR="007904EB" w:rsidRPr="00653194" w:rsidRDefault="007904EB" w:rsidP="007904EB">
      <w:pPr>
        <w:ind w:left="360"/>
        <w:rPr>
          <w:rFonts w:cs="Arial"/>
          <w:sz w:val="22"/>
          <w:szCs w:val="22"/>
          <w:u w:val="single"/>
          <w:lang w:val="es-ES"/>
        </w:rPr>
      </w:pPr>
      <w:r w:rsidRPr="00653194">
        <w:rPr>
          <w:rFonts w:cs="Arial"/>
          <w:bCs/>
          <w:sz w:val="22"/>
          <w:szCs w:val="22"/>
          <w:lang w:val="es-419"/>
        </w:rPr>
        <w:t>4.1 Descargue el script denominado</w:t>
      </w:r>
      <w:r w:rsidRPr="00653194">
        <w:rPr>
          <w:rFonts w:cs="Arial"/>
          <w:b/>
          <w:sz w:val="22"/>
          <w:szCs w:val="22"/>
          <w:lang w:val="es-419"/>
        </w:rPr>
        <w:t xml:space="preserve"> “ModeloCovidColombia” </w:t>
      </w:r>
      <w:r w:rsidRPr="00653194">
        <w:rPr>
          <w:rFonts w:cs="Arial"/>
          <w:bCs/>
          <w:sz w:val="22"/>
          <w:szCs w:val="22"/>
          <w:lang w:val="es-419"/>
        </w:rPr>
        <w:t xml:space="preserve">de la página web del Instituto Nacional de </w:t>
      </w:r>
      <w:commentRangeStart w:id="20"/>
      <w:commentRangeStart w:id="21"/>
      <w:commentRangeStart w:id="22"/>
      <w:r w:rsidRPr="00653194">
        <w:rPr>
          <w:rFonts w:cs="Arial"/>
          <w:bCs/>
          <w:sz w:val="22"/>
          <w:szCs w:val="22"/>
          <w:lang w:val="es-419"/>
        </w:rPr>
        <w:t>salud</w:t>
      </w:r>
      <w:commentRangeEnd w:id="20"/>
      <w:r w:rsidR="001468FE">
        <w:rPr>
          <w:rStyle w:val="Refdecomentario"/>
        </w:rPr>
        <w:commentReference w:id="20"/>
      </w:r>
      <w:commentRangeEnd w:id="21"/>
      <w:r w:rsidR="009016F7">
        <w:rPr>
          <w:rStyle w:val="Refdecomentario"/>
        </w:rPr>
        <w:commentReference w:id="21"/>
      </w:r>
      <w:commentRangeEnd w:id="22"/>
      <w:r w:rsidR="00D96BCF">
        <w:rPr>
          <w:rStyle w:val="Refdecomentario"/>
        </w:rPr>
        <w:commentReference w:id="22"/>
      </w:r>
      <w:r w:rsidRPr="00653194">
        <w:rPr>
          <w:rFonts w:cs="Arial"/>
          <w:bCs/>
          <w:sz w:val="22"/>
          <w:szCs w:val="22"/>
          <w:lang w:val="es-419"/>
        </w:rPr>
        <w:t>.</w:t>
      </w:r>
    </w:p>
    <w:p w14:paraId="127653AA" w14:textId="60745475" w:rsidR="007904EB" w:rsidRPr="00653194" w:rsidRDefault="007904EB" w:rsidP="007904EB">
      <w:pPr>
        <w:rPr>
          <w:rFonts w:cs="Arial"/>
          <w:b/>
          <w:bCs/>
          <w:sz w:val="22"/>
          <w:szCs w:val="22"/>
          <w:u w:val="single"/>
          <w:lang w:val="es-ES"/>
        </w:rPr>
      </w:pPr>
    </w:p>
    <w:p w14:paraId="69D8F314" w14:textId="77777777" w:rsidR="007904EB" w:rsidRPr="00653194" w:rsidRDefault="007904EB" w:rsidP="007904EB">
      <w:pPr>
        <w:rPr>
          <w:rFonts w:cs="Arial"/>
          <w:b/>
          <w:bCs/>
          <w:sz w:val="22"/>
          <w:szCs w:val="22"/>
          <w:u w:val="single"/>
          <w:lang w:val="es-ES"/>
        </w:rPr>
      </w:pPr>
    </w:p>
    <w:p w14:paraId="6CE4BE71" w14:textId="43EE2218" w:rsidR="00F93C56" w:rsidRPr="00653194" w:rsidRDefault="007904EB" w:rsidP="007904EB">
      <w:pPr>
        <w:ind w:left="360"/>
        <w:rPr>
          <w:rFonts w:cs="Arial"/>
          <w:sz w:val="22"/>
          <w:szCs w:val="22"/>
          <w:lang w:val="es-ES"/>
        </w:rPr>
      </w:pPr>
      <w:r w:rsidRPr="00653194">
        <w:rPr>
          <w:rFonts w:cs="Arial"/>
          <w:sz w:val="22"/>
          <w:szCs w:val="22"/>
          <w:lang w:val="es-ES"/>
        </w:rPr>
        <w:t xml:space="preserve">4.2 </w:t>
      </w:r>
      <w:r w:rsidR="004D553C" w:rsidRPr="00653194">
        <w:rPr>
          <w:rFonts w:cs="Arial"/>
          <w:sz w:val="22"/>
          <w:szCs w:val="22"/>
          <w:lang w:val="es-ES"/>
        </w:rPr>
        <w:t xml:space="preserve">Luego de instalar </w:t>
      </w:r>
      <w:r w:rsidRPr="00653194">
        <w:rPr>
          <w:rFonts w:cs="Arial"/>
          <w:sz w:val="22"/>
          <w:szCs w:val="22"/>
          <w:lang w:val="es-ES"/>
        </w:rPr>
        <w:t>el programa</w:t>
      </w:r>
      <w:r w:rsidR="004D553C" w:rsidRPr="00653194">
        <w:rPr>
          <w:rFonts w:cs="Arial"/>
          <w:sz w:val="22"/>
          <w:szCs w:val="22"/>
          <w:lang w:val="es-ES"/>
        </w:rPr>
        <w:t xml:space="preserve"> </w:t>
      </w:r>
      <w:r w:rsidR="00F93C56" w:rsidRPr="00653194">
        <w:rPr>
          <w:rFonts w:cs="Arial"/>
          <w:sz w:val="22"/>
          <w:szCs w:val="22"/>
          <w:lang w:val="es-ES"/>
        </w:rPr>
        <w:t>R</w:t>
      </w:r>
      <w:r w:rsidR="004D553C" w:rsidRPr="00653194">
        <w:rPr>
          <w:rFonts w:cs="Arial"/>
          <w:sz w:val="22"/>
          <w:szCs w:val="22"/>
          <w:lang w:val="es-ES"/>
        </w:rPr>
        <w:t>,</w:t>
      </w:r>
      <w:r w:rsidRPr="00653194">
        <w:rPr>
          <w:rFonts w:cs="Arial"/>
          <w:sz w:val="22"/>
          <w:szCs w:val="22"/>
          <w:lang w:val="es-ES"/>
        </w:rPr>
        <w:t xml:space="preserve"> ubique</w:t>
      </w:r>
      <w:r w:rsidR="00F93C56" w:rsidRPr="00653194">
        <w:rPr>
          <w:rFonts w:cs="Arial"/>
          <w:sz w:val="22"/>
          <w:szCs w:val="22"/>
          <w:lang w:val="es-ES"/>
        </w:rPr>
        <w:t xml:space="preserve"> el código denominado </w:t>
      </w:r>
      <w:r w:rsidR="00F93C56" w:rsidRPr="00653194">
        <w:rPr>
          <w:rFonts w:cs="Arial"/>
          <w:b/>
          <w:sz w:val="22"/>
          <w:szCs w:val="22"/>
          <w:lang w:val="es-419"/>
        </w:rPr>
        <w:t>“ModeloCovidColombia”</w:t>
      </w:r>
      <w:r w:rsidRPr="00653194">
        <w:rPr>
          <w:rFonts w:cs="Arial"/>
          <w:b/>
          <w:sz w:val="22"/>
          <w:szCs w:val="22"/>
          <w:lang w:val="es-419"/>
        </w:rPr>
        <w:t xml:space="preserve"> </w:t>
      </w:r>
      <w:r w:rsidRPr="00653194">
        <w:rPr>
          <w:rFonts w:cs="Arial"/>
          <w:bCs/>
          <w:sz w:val="22"/>
          <w:szCs w:val="22"/>
          <w:lang w:val="es-419"/>
        </w:rPr>
        <w:t>en un sitio de su equipo para poder ejecutarlo</w:t>
      </w:r>
      <w:r w:rsidR="004D553C" w:rsidRPr="00653194">
        <w:rPr>
          <w:rFonts w:cs="Arial"/>
          <w:b/>
          <w:sz w:val="22"/>
          <w:szCs w:val="22"/>
          <w:lang w:val="es-419"/>
        </w:rPr>
        <w:t>,</w:t>
      </w:r>
      <w:r w:rsidRPr="00653194">
        <w:rPr>
          <w:rFonts w:cs="Arial"/>
          <w:bCs/>
          <w:sz w:val="22"/>
          <w:szCs w:val="22"/>
          <w:lang w:val="es-419"/>
        </w:rPr>
        <w:t xml:space="preserve"> para ello</w:t>
      </w:r>
      <w:r w:rsidR="00F93C56" w:rsidRPr="00653194">
        <w:rPr>
          <w:rFonts w:cs="Arial"/>
          <w:b/>
          <w:sz w:val="22"/>
          <w:szCs w:val="22"/>
          <w:lang w:val="es-419"/>
        </w:rPr>
        <w:t xml:space="preserve"> </w:t>
      </w:r>
      <w:r w:rsidR="00F93C56" w:rsidRPr="00653194">
        <w:rPr>
          <w:rFonts w:cs="Arial"/>
          <w:bCs/>
          <w:sz w:val="22"/>
          <w:szCs w:val="22"/>
          <w:lang w:val="es-419"/>
        </w:rPr>
        <w:t xml:space="preserve">podrá dar doble </w:t>
      </w:r>
      <w:r w:rsidR="00F41D2A" w:rsidRPr="00653194">
        <w:rPr>
          <w:rFonts w:cs="Arial"/>
          <w:bCs/>
          <w:sz w:val="22"/>
          <w:szCs w:val="22"/>
          <w:lang w:val="es-419"/>
        </w:rPr>
        <w:t>clic</w:t>
      </w:r>
      <w:r w:rsidR="00F93C56" w:rsidRPr="00653194">
        <w:rPr>
          <w:rFonts w:cs="Arial"/>
          <w:bCs/>
          <w:sz w:val="22"/>
          <w:szCs w:val="22"/>
          <w:lang w:val="es-419"/>
        </w:rPr>
        <w:t xml:space="preserve"> sobre </w:t>
      </w:r>
      <w:r w:rsidR="004D553C" w:rsidRPr="00653194">
        <w:rPr>
          <w:rFonts w:cs="Arial"/>
          <w:bCs/>
          <w:sz w:val="22"/>
          <w:szCs w:val="22"/>
          <w:lang w:val="es-419"/>
        </w:rPr>
        <w:t xml:space="preserve">el mismo y este </w:t>
      </w:r>
      <w:r w:rsidR="00F93C56" w:rsidRPr="00653194">
        <w:rPr>
          <w:rFonts w:cs="Arial"/>
          <w:bCs/>
          <w:sz w:val="22"/>
          <w:szCs w:val="22"/>
          <w:lang w:val="es-419"/>
        </w:rPr>
        <w:t>se abrirá</w:t>
      </w:r>
      <w:r w:rsidR="004D553C" w:rsidRPr="00653194">
        <w:rPr>
          <w:rFonts w:cs="Arial"/>
          <w:bCs/>
          <w:sz w:val="22"/>
          <w:szCs w:val="22"/>
          <w:lang w:val="es-419"/>
        </w:rPr>
        <w:t xml:space="preserve"> </w:t>
      </w:r>
      <w:r w:rsidR="000D6556" w:rsidRPr="00653194">
        <w:rPr>
          <w:rFonts w:cs="Arial"/>
          <w:bCs/>
          <w:sz w:val="22"/>
          <w:szCs w:val="22"/>
          <w:lang w:val="es-419"/>
        </w:rPr>
        <w:t>automáticamente</w:t>
      </w:r>
      <w:r w:rsidR="00F93C56" w:rsidRPr="00653194">
        <w:rPr>
          <w:rFonts w:cs="Arial"/>
          <w:bCs/>
          <w:sz w:val="22"/>
          <w:szCs w:val="22"/>
          <w:lang w:val="es-419"/>
        </w:rPr>
        <w:t xml:space="preserve"> con toda la información sobre el modelo desarrollado como se muestra a continuación:</w:t>
      </w:r>
    </w:p>
    <w:p w14:paraId="6EA76EBF" w14:textId="22CBCA5A" w:rsidR="00664258" w:rsidRPr="00664258" w:rsidRDefault="00664258" w:rsidP="0006644E">
      <w:pPr>
        <w:pStyle w:val="Prrafodelista"/>
        <w:rPr>
          <w:rFonts w:cs="Arial"/>
          <w:b/>
          <w:bCs/>
          <w:sz w:val="18"/>
          <w:szCs w:val="18"/>
          <w:lang w:val="es-419"/>
        </w:rPr>
      </w:pPr>
    </w:p>
    <w:p w14:paraId="16D6FDAC" w14:textId="65406E10" w:rsidR="00F93C56" w:rsidRDefault="00206560" w:rsidP="00664258">
      <w:pPr>
        <w:pStyle w:val="Prrafodelista"/>
        <w:jc w:val="center"/>
        <w:rPr>
          <w:rFonts w:cs="Arial"/>
          <w:bCs/>
          <w:szCs w:val="22"/>
          <w:lang w:val="es-419"/>
        </w:rPr>
      </w:pPr>
      <w:r>
        <w:rPr>
          <w:noProof/>
        </w:rPr>
        <w:drawing>
          <wp:inline distT="0" distB="0" distL="0" distR="0" wp14:anchorId="73CB4635" wp14:editId="1E2D2872">
            <wp:extent cx="5802923" cy="263769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-1465" b="17999"/>
                    <a:stretch/>
                  </pic:blipFill>
                  <pic:spPr bwMode="auto">
                    <a:xfrm>
                      <a:off x="0" y="0"/>
                      <a:ext cx="5808822" cy="264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E44A3" w14:textId="3C93653A" w:rsidR="00F93C56" w:rsidRPr="00653194" w:rsidRDefault="007904EB" w:rsidP="007904EB">
      <w:pPr>
        <w:ind w:left="360"/>
        <w:rPr>
          <w:rFonts w:cs="Arial"/>
          <w:sz w:val="22"/>
          <w:szCs w:val="22"/>
          <w:lang w:val="es-ES"/>
        </w:rPr>
      </w:pPr>
      <w:r w:rsidRPr="00653194">
        <w:rPr>
          <w:rFonts w:cs="Arial"/>
          <w:sz w:val="22"/>
          <w:szCs w:val="22"/>
          <w:lang w:val="es-ES"/>
        </w:rPr>
        <w:t>4.3 Instale</w:t>
      </w:r>
      <w:r w:rsidR="000150E5" w:rsidRPr="00653194">
        <w:rPr>
          <w:rFonts w:cs="Arial"/>
          <w:sz w:val="22"/>
          <w:szCs w:val="22"/>
          <w:lang w:val="es-ES"/>
        </w:rPr>
        <w:t xml:space="preserve"> los paquetes </w:t>
      </w:r>
      <w:r w:rsidRPr="00653194">
        <w:rPr>
          <w:rFonts w:cs="Arial"/>
          <w:sz w:val="22"/>
          <w:szCs w:val="22"/>
          <w:lang w:val="es-ES"/>
        </w:rPr>
        <w:t>y</w:t>
      </w:r>
      <w:r w:rsidR="000150E5" w:rsidRPr="00653194">
        <w:rPr>
          <w:rFonts w:cs="Arial"/>
          <w:sz w:val="22"/>
          <w:szCs w:val="22"/>
          <w:lang w:val="es-ES"/>
        </w:rPr>
        <w:t xml:space="preserve"> </w:t>
      </w:r>
      <w:r w:rsidRPr="00653194">
        <w:rPr>
          <w:rFonts w:cs="Arial"/>
          <w:sz w:val="22"/>
          <w:szCs w:val="22"/>
          <w:lang w:val="es-ES"/>
        </w:rPr>
        <w:t xml:space="preserve">ejecute </w:t>
      </w:r>
      <w:r w:rsidR="00F93C56" w:rsidRPr="00653194">
        <w:rPr>
          <w:rFonts w:cs="Arial"/>
          <w:sz w:val="22"/>
          <w:szCs w:val="22"/>
          <w:lang w:val="es-ES"/>
        </w:rPr>
        <w:t>las librerías</w:t>
      </w:r>
      <w:r w:rsidR="000150E5" w:rsidRPr="00653194">
        <w:rPr>
          <w:rFonts w:cs="Arial"/>
          <w:sz w:val="22"/>
          <w:szCs w:val="22"/>
          <w:lang w:val="es-ES"/>
        </w:rPr>
        <w:t xml:space="preserve">; además defina </w:t>
      </w:r>
      <w:r w:rsidR="00F93C56" w:rsidRPr="00653194">
        <w:rPr>
          <w:rFonts w:cs="Arial"/>
          <w:sz w:val="22"/>
          <w:szCs w:val="22"/>
          <w:lang w:val="es-ES"/>
        </w:rPr>
        <w:t>el directorio</w:t>
      </w:r>
      <w:r w:rsidR="000150E5" w:rsidRPr="00653194">
        <w:rPr>
          <w:rFonts w:cs="Arial"/>
          <w:sz w:val="22"/>
          <w:szCs w:val="22"/>
          <w:lang w:val="es-ES"/>
        </w:rPr>
        <w:t xml:space="preserve"> de trabajo</w:t>
      </w:r>
      <w:r w:rsidR="00F93C56" w:rsidRPr="00653194">
        <w:rPr>
          <w:rFonts w:cs="Arial"/>
          <w:sz w:val="22"/>
          <w:szCs w:val="22"/>
          <w:lang w:val="es-ES"/>
        </w:rPr>
        <w:t xml:space="preserve"> </w:t>
      </w:r>
      <w:r w:rsidR="0006644E" w:rsidRPr="00653194">
        <w:rPr>
          <w:rFonts w:cs="Arial"/>
          <w:sz w:val="22"/>
          <w:szCs w:val="22"/>
          <w:lang w:val="es-ES"/>
        </w:rPr>
        <w:t>(Set</w:t>
      </w:r>
      <w:r w:rsidR="004D553C" w:rsidRPr="00653194">
        <w:rPr>
          <w:rFonts w:cs="Arial"/>
          <w:sz w:val="22"/>
          <w:szCs w:val="22"/>
          <w:lang w:val="es-ES"/>
        </w:rPr>
        <w:t xml:space="preserve"> </w:t>
      </w:r>
      <w:r w:rsidR="0006644E" w:rsidRPr="00653194">
        <w:rPr>
          <w:rFonts w:cs="Arial"/>
          <w:sz w:val="22"/>
          <w:szCs w:val="22"/>
          <w:lang w:val="es-ES"/>
        </w:rPr>
        <w:t>working</w:t>
      </w:r>
      <w:r w:rsidR="004D553C" w:rsidRPr="00653194">
        <w:rPr>
          <w:rFonts w:cs="Arial"/>
          <w:sz w:val="22"/>
          <w:szCs w:val="22"/>
          <w:lang w:val="es-ES"/>
        </w:rPr>
        <w:t xml:space="preserve"> directory</w:t>
      </w:r>
      <w:r w:rsidR="0006644E" w:rsidRPr="00653194">
        <w:rPr>
          <w:rFonts w:cs="Arial"/>
          <w:sz w:val="22"/>
          <w:szCs w:val="22"/>
          <w:lang w:val="es-ES"/>
        </w:rPr>
        <w:t xml:space="preserve"> - stwd) </w:t>
      </w:r>
      <w:r w:rsidR="00F93C56" w:rsidRPr="00653194">
        <w:rPr>
          <w:rFonts w:cs="Arial"/>
          <w:sz w:val="22"/>
          <w:szCs w:val="22"/>
          <w:lang w:val="es-ES"/>
        </w:rPr>
        <w:t xml:space="preserve">donde van a quedar </w:t>
      </w:r>
      <w:r w:rsidRPr="00653194">
        <w:rPr>
          <w:rFonts w:cs="Arial"/>
          <w:sz w:val="22"/>
          <w:szCs w:val="22"/>
          <w:lang w:val="es-ES"/>
        </w:rPr>
        <w:t>guardadas</w:t>
      </w:r>
      <w:r w:rsidR="00F93C56" w:rsidRPr="00653194">
        <w:rPr>
          <w:rFonts w:cs="Arial"/>
          <w:sz w:val="22"/>
          <w:szCs w:val="22"/>
          <w:lang w:val="es-ES"/>
        </w:rPr>
        <w:t xml:space="preserve"> las salidas</w:t>
      </w:r>
      <w:r w:rsidRPr="00653194">
        <w:rPr>
          <w:rFonts w:cs="Arial"/>
          <w:sz w:val="22"/>
          <w:szCs w:val="22"/>
          <w:lang w:val="es-ES"/>
        </w:rPr>
        <w:t xml:space="preserve"> (resultados</w:t>
      </w:r>
      <w:r w:rsidR="00653194" w:rsidRPr="00653194">
        <w:rPr>
          <w:rFonts w:cs="Arial"/>
          <w:sz w:val="22"/>
          <w:szCs w:val="22"/>
          <w:lang w:val="es-ES"/>
        </w:rPr>
        <w:t xml:space="preserve"> </w:t>
      </w:r>
      <w:r w:rsidRPr="00653194">
        <w:rPr>
          <w:rFonts w:cs="Arial"/>
          <w:sz w:val="22"/>
          <w:szCs w:val="22"/>
          <w:lang w:val="es-ES"/>
        </w:rPr>
        <w:t>del modelo</w:t>
      </w:r>
      <w:r w:rsidR="00653194" w:rsidRPr="00653194">
        <w:rPr>
          <w:rFonts w:cs="Arial"/>
          <w:sz w:val="22"/>
          <w:szCs w:val="22"/>
          <w:lang w:val="es-ES"/>
        </w:rPr>
        <w:t>)</w:t>
      </w:r>
    </w:p>
    <w:p w14:paraId="500CAAEC" w14:textId="4A0844B0" w:rsidR="00F93C56" w:rsidRDefault="007E2A06" w:rsidP="0006644E">
      <w:pPr>
        <w:jc w:val="center"/>
        <w:rPr>
          <w:rFonts w:cs="Arial"/>
          <w:sz w:val="22"/>
          <w:szCs w:val="22"/>
          <w:lang w:val="es-ES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AC62F8" wp14:editId="5AB3C75D">
                <wp:simplePos x="0" y="0"/>
                <wp:positionH relativeFrom="column">
                  <wp:posOffset>738554</wp:posOffset>
                </wp:positionH>
                <wp:positionV relativeFrom="paragraph">
                  <wp:posOffset>710076</wp:posOffset>
                </wp:positionV>
                <wp:extent cx="1786890" cy="651510"/>
                <wp:effectExtent l="57150" t="19050" r="80010" b="9144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890" cy="651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802E12" id="Rectángulo: esquinas redondeadas 16" o:spid="_x0000_s1026" style="position:absolute;margin-left:58.15pt;margin-top:55.9pt;width:140.7pt;height:51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" filled="f" strokecolor="#c00000">
                <v:shadow on="t" color="black" opacity="22937f" origin=",.5" offset="0,.63889mm"/>
              </v:roundrect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51BE96F1" wp14:editId="7A4A9257">
            <wp:extent cx="4732020" cy="1482969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4422" b="69033"/>
                    <a:stretch/>
                  </pic:blipFill>
                  <pic:spPr bwMode="auto">
                    <a:xfrm>
                      <a:off x="0" y="0"/>
                      <a:ext cx="4774418" cy="149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F65FC" w14:textId="77777777" w:rsidR="00F93C56" w:rsidRDefault="00F93C56" w:rsidP="00F93C56">
      <w:pPr>
        <w:rPr>
          <w:rFonts w:cs="Arial"/>
          <w:sz w:val="22"/>
          <w:szCs w:val="22"/>
          <w:lang w:val="es-ES"/>
        </w:rPr>
      </w:pPr>
    </w:p>
    <w:p w14:paraId="6CD81254" w14:textId="77777777" w:rsidR="00F93C56" w:rsidRDefault="00F93C56" w:rsidP="00F93C56">
      <w:pPr>
        <w:rPr>
          <w:rFonts w:cs="Arial"/>
          <w:sz w:val="22"/>
          <w:szCs w:val="22"/>
          <w:lang w:val="es-ES"/>
        </w:rPr>
      </w:pPr>
    </w:p>
    <w:p w14:paraId="762BEEFD" w14:textId="73A90B70" w:rsidR="00F93C56" w:rsidRPr="00F93C56" w:rsidRDefault="00653194" w:rsidP="00F93C56">
      <w:pPr>
        <w:rPr>
          <w:rFonts w:cs="Arial"/>
          <w:sz w:val="22"/>
          <w:szCs w:val="22"/>
          <w:lang w:val="es-ES"/>
        </w:rPr>
      </w:pPr>
      <w:r>
        <w:rPr>
          <w:rFonts w:cs="Arial"/>
          <w:sz w:val="22"/>
          <w:szCs w:val="22"/>
          <w:lang w:val="es-ES"/>
        </w:rPr>
        <w:t>4.4</w:t>
      </w:r>
      <w:r w:rsidR="00F93C56" w:rsidRPr="00F93C56">
        <w:rPr>
          <w:rFonts w:cs="Arial"/>
          <w:sz w:val="22"/>
          <w:szCs w:val="22"/>
          <w:lang w:val="es-ES"/>
        </w:rPr>
        <w:t xml:space="preserve">. Cargue las funciones definidas </w:t>
      </w:r>
      <w:r>
        <w:rPr>
          <w:rFonts w:cs="Arial"/>
          <w:sz w:val="22"/>
          <w:szCs w:val="22"/>
          <w:lang w:val="es-ES"/>
        </w:rPr>
        <w:t xml:space="preserve">en el código </w:t>
      </w:r>
      <w:r w:rsidR="00F93C56" w:rsidRPr="00F93C56">
        <w:rPr>
          <w:rFonts w:cs="Arial"/>
          <w:sz w:val="22"/>
          <w:szCs w:val="22"/>
          <w:lang w:val="es-ES"/>
        </w:rPr>
        <w:t>de</w:t>
      </w:r>
      <w:r>
        <w:rPr>
          <w:rFonts w:cs="Arial"/>
          <w:sz w:val="22"/>
          <w:szCs w:val="22"/>
          <w:lang w:val="es-ES"/>
        </w:rPr>
        <w:t>sde</w:t>
      </w:r>
      <w:r w:rsidR="00F93C56" w:rsidRPr="00F93C56">
        <w:rPr>
          <w:rFonts w:cs="Arial"/>
          <w:sz w:val="22"/>
          <w:szCs w:val="22"/>
          <w:lang w:val="es-ES"/>
        </w:rPr>
        <w:t xml:space="preserve"> la línea </w:t>
      </w:r>
      <w:r w:rsidR="0006644E">
        <w:rPr>
          <w:rFonts w:cs="Arial"/>
          <w:sz w:val="22"/>
          <w:szCs w:val="22"/>
          <w:lang w:val="es-ES"/>
        </w:rPr>
        <w:t>30</w:t>
      </w:r>
      <w:r w:rsidR="00F93C56" w:rsidRPr="00F93C56">
        <w:rPr>
          <w:rFonts w:cs="Arial"/>
          <w:sz w:val="22"/>
          <w:szCs w:val="22"/>
          <w:lang w:val="es-ES"/>
        </w:rPr>
        <w:t xml:space="preserve"> a</w:t>
      </w:r>
      <w:r>
        <w:rPr>
          <w:rFonts w:cs="Arial"/>
          <w:sz w:val="22"/>
          <w:szCs w:val="22"/>
          <w:lang w:val="es-ES"/>
        </w:rPr>
        <w:t xml:space="preserve"> la</w:t>
      </w:r>
      <w:r w:rsidR="00F93C56" w:rsidRPr="00F93C56">
        <w:rPr>
          <w:rFonts w:cs="Arial"/>
          <w:sz w:val="22"/>
          <w:szCs w:val="22"/>
          <w:lang w:val="es-ES"/>
        </w:rPr>
        <w:t xml:space="preserve"> 261</w:t>
      </w:r>
      <w:r w:rsidR="0006644E">
        <w:rPr>
          <w:rFonts w:cs="Arial"/>
          <w:sz w:val="22"/>
          <w:szCs w:val="22"/>
          <w:lang w:val="es-ES"/>
        </w:rPr>
        <w:t>,</w:t>
      </w:r>
      <w:r w:rsidR="0087392D">
        <w:rPr>
          <w:rFonts w:cs="Arial"/>
          <w:sz w:val="22"/>
          <w:szCs w:val="22"/>
          <w:lang w:val="es-ES"/>
        </w:rPr>
        <w:t xml:space="preserve"> para esto solo requiere seleccionarlas las líneas previamente </w:t>
      </w:r>
      <w:r w:rsidR="00E21181">
        <w:rPr>
          <w:rFonts w:cs="Arial"/>
          <w:sz w:val="22"/>
          <w:szCs w:val="22"/>
          <w:lang w:val="es-ES"/>
        </w:rPr>
        <w:t>señalas</w:t>
      </w:r>
      <w:r w:rsidR="0087392D">
        <w:rPr>
          <w:rFonts w:cs="Arial"/>
          <w:sz w:val="22"/>
          <w:szCs w:val="22"/>
          <w:lang w:val="es-ES"/>
        </w:rPr>
        <w:t xml:space="preserve"> y dar Ctrl </w:t>
      </w:r>
      <w:r w:rsidR="00F41D2A">
        <w:rPr>
          <w:rFonts w:cs="Arial"/>
          <w:sz w:val="22"/>
          <w:szCs w:val="22"/>
          <w:lang w:val="es-ES"/>
        </w:rPr>
        <w:t xml:space="preserve">+ </w:t>
      </w:r>
      <w:r w:rsidR="0087392D">
        <w:rPr>
          <w:rFonts w:cs="Arial"/>
          <w:sz w:val="22"/>
          <w:szCs w:val="22"/>
          <w:lang w:val="es-ES"/>
        </w:rPr>
        <w:t>ENTER para que se ejecute.</w:t>
      </w:r>
      <w:r w:rsidR="0006644E">
        <w:rPr>
          <w:rFonts w:cs="Arial"/>
          <w:sz w:val="22"/>
          <w:szCs w:val="22"/>
          <w:lang w:val="es-ES"/>
        </w:rPr>
        <w:t xml:space="preserve"> </w:t>
      </w:r>
      <w:r w:rsidR="0006644E" w:rsidRPr="00653194">
        <w:rPr>
          <w:rFonts w:cs="Arial"/>
          <w:sz w:val="22"/>
          <w:szCs w:val="22"/>
          <w:lang w:val="es-ES"/>
        </w:rPr>
        <w:t>IMPORTANTE</w:t>
      </w:r>
      <w:r w:rsidR="0087392D">
        <w:rPr>
          <w:rFonts w:cs="Arial"/>
          <w:sz w:val="22"/>
          <w:szCs w:val="22"/>
          <w:lang w:val="es-ES"/>
        </w:rPr>
        <w:t>:</w:t>
      </w:r>
      <w:r w:rsidR="0006644E">
        <w:rPr>
          <w:rFonts w:cs="Arial"/>
          <w:sz w:val="22"/>
          <w:szCs w:val="22"/>
          <w:lang w:val="es-ES"/>
        </w:rPr>
        <w:t xml:space="preserve"> no deben ser modificadas para no alterar los resultados que se </w:t>
      </w:r>
      <w:r>
        <w:rPr>
          <w:rFonts w:cs="Arial"/>
          <w:sz w:val="22"/>
          <w:szCs w:val="22"/>
          <w:lang w:val="es-ES"/>
        </w:rPr>
        <w:t xml:space="preserve">quieren </w:t>
      </w:r>
      <w:r w:rsidR="0006644E">
        <w:rPr>
          <w:rFonts w:cs="Arial"/>
          <w:sz w:val="22"/>
          <w:szCs w:val="22"/>
          <w:lang w:val="es-ES"/>
        </w:rPr>
        <w:t>obtener</w:t>
      </w:r>
      <w:r w:rsidR="00311A09">
        <w:rPr>
          <w:rFonts w:cs="Arial"/>
          <w:sz w:val="22"/>
          <w:szCs w:val="22"/>
          <w:lang w:val="es-ES"/>
        </w:rPr>
        <w:t>.</w:t>
      </w:r>
    </w:p>
    <w:p w14:paraId="4B6A7FBF" w14:textId="7FD175DF" w:rsidR="0006644E" w:rsidRDefault="0006644E" w:rsidP="00F93C56">
      <w:pPr>
        <w:rPr>
          <w:rFonts w:cs="Arial"/>
          <w:sz w:val="22"/>
          <w:szCs w:val="22"/>
          <w:lang w:val="es-ES"/>
        </w:rPr>
      </w:pPr>
    </w:p>
    <w:p w14:paraId="21A3F2BC" w14:textId="7E01E6BD" w:rsidR="0006644E" w:rsidRDefault="0087392D" w:rsidP="0087392D">
      <w:pPr>
        <w:jc w:val="center"/>
        <w:rPr>
          <w:noProof/>
        </w:rPr>
      </w:pPr>
      <w:r>
        <w:rPr>
          <w:noProof/>
          <w:lang w:val="es-CO" w:eastAsia="es-CO"/>
        </w:rPr>
        <w:drawing>
          <wp:inline distT="0" distB="0" distL="0" distR="0" wp14:anchorId="7C54B227" wp14:editId="0CE146B2">
            <wp:extent cx="6931626" cy="411480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r="26773" b="22716"/>
                    <a:stretch/>
                  </pic:blipFill>
                  <pic:spPr bwMode="auto">
                    <a:xfrm>
                      <a:off x="0" y="0"/>
                      <a:ext cx="6943199" cy="412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B0188" w14:textId="77777777" w:rsidR="0087392D" w:rsidRDefault="0087392D" w:rsidP="0087392D">
      <w:pPr>
        <w:rPr>
          <w:rFonts w:cs="Arial"/>
          <w:sz w:val="22"/>
          <w:szCs w:val="22"/>
          <w:lang w:val="es-ES"/>
        </w:rPr>
      </w:pPr>
    </w:p>
    <w:p w14:paraId="00B1F5DF" w14:textId="77777777" w:rsidR="00920E3C" w:rsidRDefault="00920E3C" w:rsidP="00653194">
      <w:pPr>
        <w:rPr>
          <w:rFonts w:cs="Arial"/>
          <w:sz w:val="22"/>
          <w:szCs w:val="22"/>
          <w:lang w:val="es-ES"/>
        </w:rPr>
      </w:pPr>
    </w:p>
    <w:p w14:paraId="617B24A8" w14:textId="5A12B1F8" w:rsidR="0006644E" w:rsidRPr="00653194" w:rsidRDefault="00653194" w:rsidP="00653194">
      <w:pPr>
        <w:rPr>
          <w:rFonts w:cs="Arial"/>
          <w:sz w:val="22"/>
          <w:szCs w:val="22"/>
          <w:lang w:val="es-ES"/>
        </w:rPr>
      </w:pPr>
      <w:r w:rsidRPr="0087392D">
        <w:rPr>
          <w:rFonts w:cs="Arial"/>
          <w:sz w:val="22"/>
          <w:szCs w:val="22"/>
          <w:lang w:val="es-ES"/>
        </w:rPr>
        <w:t xml:space="preserve">4.5 </w:t>
      </w:r>
      <w:r w:rsidR="0087392D" w:rsidRPr="0087392D">
        <w:rPr>
          <w:rFonts w:cs="Arial"/>
          <w:sz w:val="22"/>
          <w:szCs w:val="22"/>
          <w:lang w:val="es-ES"/>
        </w:rPr>
        <w:t>En la línea 265 se encuentra reportado un ejercicio inicial de resultados</w:t>
      </w:r>
      <w:r w:rsidR="0087392D">
        <w:rPr>
          <w:rFonts w:cs="Arial"/>
          <w:szCs w:val="22"/>
          <w:lang w:val="es-ES"/>
        </w:rPr>
        <w:t xml:space="preserve">, </w:t>
      </w:r>
      <w:r w:rsidR="0006644E" w:rsidRPr="00653194">
        <w:rPr>
          <w:rFonts w:cs="Arial"/>
          <w:sz w:val="22"/>
          <w:szCs w:val="22"/>
          <w:lang w:val="es-ES"/>
        </w:rPr>
        <w:t>de acuerdo con</w:t>
      </w:r>
      <w:r w:rsidR="00F93C56" w:rsidRPr="00653194">
        <w:rPr>
          <w:rFonts w:cs="Arial"/>
          <w:sz w:val="22"/>
          <w:szCs w:val="22"/>
          <w:lang w:val="es-ES"/>
        </w:rPr>
        <w:t xml:space="preserve"> los parámetros </w:t>
      </w:r>
      <w:r w:rsidR="0087392D">
        <w:rPr>
          <w:rFonts w:cs="Arial"/>
          <w:sz w:val="22"/>
          <w:szCs w:val="22"/>
          <w:lang w:val="es-ES"/>
        </w:rPr>
        <w:t xml:space="preserve">base del modelo para Colombia, como se muestra a continuación: </w:t>
      </w:r>
    </w:p>
    <w:p w14:paraId="195D9814" w14:textId="77777777" w:rsidR="0006644E" w:rsidRDefault="0006644E" w:rsidP="0006644E">
      <w:pPr>
        <w:pStyle w:val="Prrafodelista"/>
        <w:rPr>
          <w:rFonts w:cs="Arial"/>
          <w:szCs w:val="22"/>
          <w:lang w:val="es-ES"/>
        </w:rPr>
      </w:pPr>
    </w:p>
    <w:p w14:paraId="6F224C48" w14:textId="51D536C6" w:rsidR="0006644E" w:rsidRDefault="0006644E" w:rsidP="0006644E">
      <w:pPr>
        <w:pStyle w:val="Prrafodelista"/>
        <w:jc w:val="center"/>
        <w:rPr>
          <w:rFonts w:cs="Arial"/>
          <w:szCs w:val="22"/>
          <w:lang w:val="es-ES"/>
        </w:rPr>
      </w:pPr>
      <w:r>
        <w:rPr>
          <w:noProof/>
        </w:rPr>
        <w:lastRenderedPageBreak/>
        <w:drawing>
          <wp:inline distT="0" distB="0" distL="0" distR="0" wp14:anchorId="7BA31933" wp14:editId="06EDFCC8">
            <wp:extent cx="5372100" cy="511174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3969" b="5210"/>
                    <a:stretch/>
                  </pic:blipFill>
                  <pic:spPr bwMode="auto">
                    <a:xfrm>
                      <a:off x="0" y="0"/>
                      <a:ext cx="5398218" cy="513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C8876" w14:textId="77777777" w:rsidR="0006644E" w:rsidRDefault="0006644E" w:rsidP="0006644E">
      <w:pPr>
        <w:pStyle w:val="Prrafodelista"/>
        <w:rPr>
          <w:rFonts w:cs="Arial"/>
          <w:szCs w:val="22"/>
          <w:lang w:val="es-ES"/>
        </w:rPr>
      </w:pPr>
    </w:p>
    <w:p w14:paraId="5782F77F" w14:textId="219ECF42" w:rsidR="00E21181" w:rsidRPr="00825E70" w:rsidRDefault="00E21181" w:rsidP="00E21181">
      <w:pPr>
        <w:rPr>
          <w:rFonts w:cs="Arial"/>
          <w:sz w:val="22"/>
          <w:szCs w:val="22"/>
          <w:lang w:val="es-ES"/>
        </w:rPr>
      </w:pPr>
      <w:r w:rsidRPr="00825E70">
        <w:rPr>
          <w:rFonts w:cs="Arial"/>
          <w:sz w:val="22"/>
          <w:szCs w:val="22"/>
          <w:lang w:val="es-ES"/>
        </w:rPr>
        <w:t>En esta parte de resultados encuentra l</w:t>
      </w:r>
      <w:r w:rsidR="0006644E" w:rsidRPr="00825E70">
        <w:rPr>
          <w:rFonts w:cs="Arial"/>
          <w:sz w:val="22"/>
          <w:szCs w:val="22"/>
          <w:lang w:val="es-ES"/>
        </w:rPr>
        <w:t>os parámetros que p</w:t>
      </w:r>
      <w:r w:rsidR="003B7515" w:rsidRPr="00825E70">
        <w:rPr>
          <w:rFonts w:cs="Arial"/>
          <w:sz w:val="22"/>
          <w:szCs w:val="22"/>
          <w:lang w:val="es-ES"/>
        </w:rPr>
        <w:t xml:space="preserve">odrá </w:t>
      </w:r>
      <w:r w:rsidR="0006644E" w:rsidRPr="00825E70">
        <w:rPr>
          <w:rFonts w:cs="Arial"/>
          <w:sz w:val="22"/>
          <w:szCs w:val="22"/>
          <w:lang w:val="es-ES"/>
        </w:rPr>
        <w:t>modificar</w:t>
      </w:r>
      <w:r w:rsidRPr="00825E70">
        <w:rPr>
          <w:rFonts w:cs="Arial"/>
          <w:sz w:val="22"/>
          <w:szCs w:val="22"/>
          <w:lang w:val="es-ES"/>
        </w:rPr>
        <w:t xml:space="preserve"> </w:t>
      </w:r>
      <w:r w:rsidR="00F41D2A" w:rsidRPr="00825E70">
        <w:rPr>
          <w:rFonts w:cs="Arial"/>
          <w:sz w:val="22"/>
          <w:szCs w:val="22"/>
          <w:lang w:val="es-ES"/>
        </w:rPr>
        <w:t>de acuerdo con</w:t>
      </w:r>
      <w:r w:rsidRPr="00825E70">
        <w:rPr>
          <w:rFonts w:cs="Arial"/>
          <w:sz w:val="22"/>
          <w:szCs w:val="22"/>
          <w:lang w:val="es-ES"/>
        </w:rPr>
        <w:t xml:space="preserve"> cada una de las funciones que fueron previamente cargadas.</w:t>
      </w:r>
    </w:p>
    <w:p w14:paraId="629ADAA0" w14:textId="77777777" w:rsidR="00E21181" w:rsidRDefault="00E21181" w:rsidP="00E21181">
      <w:pPr>
        <w:rPr>
          <w:rFonts w:cs="Arial"/>
          <w:szCs w:val="22"/>
          <w:lang w:val="es-ES"/>
        </w:rPr>
      </w:pPr>
    </w:p>
    <w:p w14:paraId="06052ABF" w14:textId="5E93BB93" w:rsidR="00F93C56" w:rsidRPr="00E21181" w:rsidRDefault="00E21181" w:rsidP="00E21181">
      <w:pPr>
        <w:rPr>
          <w:rFonts w:cs="Arial"/>
          <w:sz w:val="22"/>
          <w:szCs w:val="22"/>
          <w:lang w:val="es-ES"/>
        </w:rPr>
      </w:pPr>
      <w:r w:rsidRPr="00E21181">
        <w:rPr>
          <w:rFonts w:cs="Arial"/>
          <w:sz w:val="22"/>
          <w:szCs w:val="22"/>
          <w:lang w:val="es-ES"/>
        </w:rPr>
        <w:t>La primera (Covid19Model) hace referencia a</w:t>
      </w:r>
      <w:r w:rsidR="007A2921" w:rsidRPr="00E21181">
        <w:rPr>
          <w:rFonts w:cs="Arial"/>
          <w:sz w:val="22"/>
          <w:szCs w:val="22"/>
          <w:lang w:val="es-ES"/>
        </w:rPr>
        <w:t xml:space="preserve"> los resultados sin intervención </w:t>
      </w:r>
      <w:r w:rsidR="003B7515" w:rsidRPr="00E21181">
        <w:rPr>
          <w:rFonts w:cs="Arial"/>
          <w:sz w:val="22"/>
          <w:szCs w:val="22"/>
          <w:lang w:val="es-ES"/>
        </w:rPr>
        <w:t xml:space="preserve">de acuerdo </w:t>
      </w:r>
      <w:r w:rsidR="00312031" w:rsidRPr="00E21181">
        <w:rPr>
          <w:rFonts w:cs="Arial"/>
          <w:sz w:val="22"/>
          <w:szCs w:val="22"/>
          <w:lang w:val="es-ES"/>
        </w:rPr>
        <w:t>con</w:t>
      </w:r>
      <w:r w:rsidR="003B7515" w:rsidRPr="00E21181">
        <w:rPr>
          <w:rFonts w:cs="Arial"/>
          <w:sz w:val="22"/>
          <w:szCs w:val="22"/>
          <w:lang w:val="es-ES"/>
        </w:rPr>
        <w:t xml:space="preserve"> las siguientes variables</w:t>
      </w:r>
      <w:r w:rsidR="00D96BCF">
        <w:rPr>
          <w:rFonts w:cs="Arial"/>
          <w:sz w:val="22"/>
          <w:szCs w:val="22"/>
          <w:lang w:val="es-ES"/>
        </w:rPr>
        <w:t>:</w:t>
      </w:r>
    </w:p>
    <w:p w14:paraId="7BBCE215" w14:textId="49F497E4" w:rsidR="0006644E" w:rsidRPr="00E21181" w:rsidRDefault="0006644E" w:rsidP="00467921">
      <w:pPr>
        <w:pStyle w:val="Prrafodelista"/>
        <w:numPr>
          <w:ilvl w:val="0"/>
          <w:numId w:val="2"/>
        </w:numPr>
        <w:rPr>
          <w:rFonts w:cs="Arial"/>
          <w:szCs w:val="22"/>
          <w:lang w:val="es-ES"/>
        </w:rPr>
      </w:pPr>
      <w:r w:rsidRPr="00E21181">
        <w:rPr>
          <w:rFonts w:cs="Arial"/>
          <w:szCs w:val="22"/>
          <w:lang w:val="es-ES"/>
        </w:rPr>
        <w:t>name = el nombre con el que</w:t>
      </w:r>
      <w:r w:rsidR="003B7515" w:rsidRPr="00E21181">
        <w:rPr>
          <w:rFonts w:cs="Arial"/>
          <w:szCs w:val="22"/>
          <w:lang w:val="es-ES"/>
        </w:rPr>
        <w:t xml:space="preserve"> </w:t>
      </w:r>
      <w:r w:rsidRPr="00E21181">
        <w:rPr>
          <w:rFonts w:cs="Arial"/>
          <w:szCs w:val="22"/>
          <w:lang w:val="es-ES"/>
        </w:rPr>
        <w:t>va a quedar guardado el archivo</w:t>
      </w:r>
    </w:p>
    <w:p w14:paraId="183A4C1F" w14:textId="770DD931" w:rsidR="0006644E" w:rsidRPr="00E21181" w:rsidRDefault="0006644E" w:rsidP="00467921">
      <w:pPr>
        <w:pStyle w:val="Prrafodelista"/>
        <w:numPr>
          <w:ilvl w:val="0"/>
          <w:numId w:val="2"/>
        </w:numPr>
        <w:rPr>
          <w:rFonts w:cs="Arial"/>
          <w:szCs w:val="22"/>
          <w:lang w:val="es-ES"/>
        </w:rPr>
      </w:pPr>
      <w:r w:rsidRPr="00825E70">
        <w:rPr>
          <w:rFonts w:cs="Arial"/>
          <w:szCs w:val="22"/>
          <w:lang w:val="es-ES"/>
        </w:rPr>
        <w:t xml:space="preserve">pob = </w:t>
      </w:r>
      <w:r w:rsidR="003B7515" w:rsidRPr="00825E70">
        <w:rPr>
          <w:rFonts w:cs="Arial"/>
          <w:szCs w:val="22"/>
          <w:lang w:val="es-ES"/>
        </w:rPr>
        <w:t>d</w:t>
      </w:r>
      <w:r w:rsidRPr="00825E70">
        <w:rPr>
          <w:rFonts w:cs="Arial"/>
          <w:szCs w:val="22"/>
          <w:lang w:val="es-ES"/>
        </w:rPr>
        <w:t xml:space="preserve">ebe ser modificado por la población urbana de cada entidad territorial para el caso de </w:t>
      </w:r>
      <w:r w:rsidR="003B7515" w:rsidRPr="00F42348">
        <w:rPr>
          <w:rFonts w:cs="Arial"/>
          <w:szCs w:val="22"/>
          <w:lang w:val="es-ES"/>
        </w:rPr>
        <w:t>C</w:t>
      </w:r>
      <w:r w:rsidRPr="00F42348">
        <w:rPr>
          <w:rFonts w:cs="Arial"/>
          <w:szCs w:val="22"/>
          <w:lang w:val="es-ES"/>
        </w:rPr>
        <w:t xml:space="preserve">olombia se consideró que el total de la </w:t>
      </w:r>
      <w:r w:rsidRPr="00F42348">
        <w:rPr>
          <w:rFonts w:cs="Arial"/>
          <w:szCs w:val="22"/>
          <w:lang w:val="es-ES"/>
        </w:rPr>
        <w:lastRenderedPageBreak/>
        <w:t>población urbana era el 77,1%</w:t>
      </w:r>
      <w:r w:rsidR="003B7515" w:rsidRPr="00E21181">
        <w:rPr>
          <w:rFonts w:cs="Arial"/>
          <w:szCs w:val="22"/>
          <w:lang w:val="es-ES"/>
        </w:rPr>
        <w:t>. La población usada fue la de 2020</w:t>
      </w:r>
      <w:r w:rsidR="000150E5" w:rsidRPr="00E21181">
        <w:rPr>
          <w:rFonts w:cs="Arial"/>
          <w:szCs w:val="22"/>
          <w:lang w:val="es-ES"/>
        </w:rPr>
        <w:t xml:space="preserve"> según las proyecciones poblaciones del DANE.</w:t>
      </w:r>
    </w:p>
    <w:p w14:paraId="0F870AEB" w14:textId="6420A037" w:rsidR="0006644E" w:rsidRPr="00E21181" w:rsidRDefault="0006644E" w:rsidP="00467921">
      <w:pPr>
        <w:pStyle w:val="Prrafodelista"/>
        <w:numPr>
          <w:ilvl w:val="0"/>
          <w:numId w:val="2"/>
        </w:numPr>
        <w:rPr>
          <w:rFonts w:cs="Arial"/>
          <w:szCs w:val="22"/>
          <w:lang w:val="es-ES"/>
        </w:rPr>
      </w:pPr>
      <w:r w:rsidRPr="00E21181">
        <w:rPr>
          <w:rFonts w:cs="Arial"/>
          <w:szCs w:val="22"/>
          <w:lang w:val="es-ES"/>
        </w:rPr>
        <w:t xml:space="preserve">mR0 = </w:t>
      </w:r>
      <w:r w:rsidR="003B7515" w:rsidRPr="00E21181">
        <w:rPr>
          <w:rFonts w:cs="Arial"/>
          <w:szCs w:val="22"/>
          <w:lang w:val="es-ES"/>
        </w:rPr>
        <w:t>n</w:t>
      </w:r>
      <w:r w:rsidRPr="00E21181">
        <w:rPr>
          <w:rFonts w:cs="Arial"/>
          <w:szCs w:val="22"/>
          <w:lang w:val="es-ES"/>
        </w:rPr>
        <w:t>úmero reproductivo básico</w:t>
      </w:r>
      <w:r w:rsidR="00F41D2A">
        <w:rPr>
          <w:rFonts w:cs="Arial"/>
          <w:szCs w:val="22"/>
          <w:lang w:val="es-ES"/>
        </w:rPr>
        <w:t xml:space="preserve"> (prome</w:t>
      </w:r>
      <w:r w:rsidR="00A03BC5">
        <w:rPr>
          <w:rFonts w:cs="Arial"/>
          <w:szCs w:val="22"/>
          <w:lang w:val="es-ES"/>
        </w:rPr>
        <w:t>d</w:t>
      </w:r>
      <w:r w:rsidR="00F41D2A">
        <w:rPr>
          <w:rFonts w:cs="Arial"/>
          <w:szCs w:val="22"/>
          <w:lang w:val="es-ES"/>
        </w:rPr>
        <w:t>io)</w:t>
      </w:r>
    </w:p>
    <w:p w14:paraId="71EA7B45" w14:textId="77777777" w:rsidR="00F41D2A" w:rsidRDefault="0006644E" w:rsidP="00F41D2A">
      <w:pPr>
        <w:pStyle w:val="Prrafodelista"/>
        <w:numPr>
          <w:ilvl w:val="0"/>
          <w:numId w:val="2"/>
        </w:numPr>
        <w:rPr>
          <w:rFonts w:cs="Arial"/>
          <w:szCs w:val="22"/>
          <w:lang w:val="es-ES"/>
        </w:rPr>
      </w:pPr>
      <w:r w:rsidRPr="00E21181">
        <w:rPr>
          <w:rFonts w:cs="Arial"/>
          <w:szCs w:val="22"/>
          <w:lang w:val="es-ES"/>
        </w:rPr>
        <w:t xml:space="preserve">sdR0 = desviación </w:t>
      </w:r>
      <w:r w:rsidR="003B7515" w:rsidRPr="00E21181">
        <w:rPr>
          <w:rFonts w:cs="Arial"/>
          <w:szCs w:val="22"/>
          <w:lang w:val="es-ES"/>
        </w:rPr>
        <w:t>estándar</w:t>
      </w:r>
      <w:r w:rsidRPr="00E21181">
        <w:rPr>
          <w:rFonts w:cs="Arial"/>
          <w:szCs w:val="22"/>
          <w:lang w:val="es-ES"/>
        </w:rPr>
        <w:t xml:space="preserve"> del R0 </w:t>
      </w:r>
    </w:p>
    <w:p w14:paraId="74E7ADE7" w14:textId="03BF37C6" w:rsidR="0006644E" w:rsidRPr="00A03BC5" w:rsidRDefault="00F41D2A" w:rsidP="00F41D2A">
      <w:pPr>
        <w:pStyle w:val="Prrafodelista"/>
        <w:numPr>
          <w:ilvl w:val="0"/>
          <w:numId w:val="2"/>
        </w:numPr>
        <w:rPr>
          <w:rFonts w:cs="Arial"/>
          <w:szCs w:val="22"/>
          <w:lang w:val="es-ES"/>
        </w:rPr>
      </w:pPr>
      <w:r w:rsidRPr="00E21181">
        <w:rPr>
          <w:rFonts w:cs="Arial"/>
          <w:szCs w:val="22"/>
          <w:lang w:val="es-ES"/>
        </w:rPr>
        <w:t>nInitPtes = número inicial de infectados para</w:t>
      </w:r>
      <w:r>
        <w:rPr>
          <w:rFonts w:cs="Arial"/>
          <w:szCs w:val="22"/>
          <w:lang w:val="es-ES"/>
        </w:rPr>
        <w:t xml:space="preserve"> modelar toda</w:t>
      </w:r>
      <w:r w:rsidRPr="00E21181">
        <w:rPr>
          <w:rFonts w:cs="Arial"/>
          <w:szCs w:val="22"/>
          <w:lang w:val="es-ES"/>
        </w:rPr>
        <w:t xml:space="preserve"> Colombia es de 5, para las entidades territoriales de 1.</w:t>
      </w:r>
    </w:p>
    <w:p w14:paraId="7707674F" w14:textId="49C5CB20" w:rsidR="0006644E" w:rsidRPr="00E21181" w:rsidRDefault="0006644E" w:rsidP="00467921">
      <w:pPr>
        <w:pStyle w:val="Prrafodelista"/>
        <w:numPr>
          <w:ilvl w:val="0"/>
          <w:numId w:val="2"/>
        </w:numPr>
        <w:rPr>
          <w:rFonts w:cs="Arial"/>
          <w:szCs w:val="22"/>
          <w:lang w:val="es-ES"/>
        </w:rPr>
      </w:pPr>
      <w:r w:rsidRPr="00E21181">
        <w:rPr>
          <w:rFonts w:cs="Arial"/>
          <w:szCs w:val="22"/>
          <w:lang w:val="es-ES"/>
        </w:rPr>
        <w:t xml:space="preserve">minTransm = </w:t>
      </w:r>
      <w:r w:rsidR="003B7515" w:rsidRPr="00E21181">
        <w:rPr>
          <w:rFonts w:cs="Arial"/>
          <w:szCs w:val="22"/>
          <w:lang w:val="es-ES"/>
        </w:rPr>
        <w:t>p</w:t>
      </w:r>
      <w:r w:rsidRPr="00E21181">
        <w:rPr>
          <w:rFonts w:cs="Arial"/>
          <w:szCs w:val="22"/>
          <w:lang w:val="es-ES"/>
        </w:rPr>
        <w:t>eriodo mínimo de transmisión</w:t>
      </w:r>
    </w:p>
    <w:p w14:paraId="72132D38" w14:textId="7A64360B" w:rsidR="0006644E" w:rsidRPr="00E21181" w:rsidRDefault="0006644E" w:rsidP="00467921">
      <w:pPr>
        <w:pStyle w:val="Prrafodelista"/>
        <w:numPr>
          <w:ilvl w:val="0"/>
          <w:numId w:val="2"/>
        </w:numPr>
        <w:rPr>
          <w:rFonts w:cs="Arial"/>
          <w:szCs w:val="22"/>
          <w:lang w:val="es-ES"/>
        </w:rPr>
      </w:pPr>
      <w:r w:rsidRPr="00E21181">
        <w:rPr>
          <w:rFonts w:cs="Arial"/>
          <w:szCs w:val="22"/>
          <w:lang w:val="es-ES"/>
        </w:rPr>
        <w:t xml:space="preserve">maxTransm = </w:t>
      </w:r>
      <w:r w:rsidR="003B7515" w:rsidRPr="00E21181">
        <w:rPr>
          <w:rFonts w:cs="Arial"/>
          <w:szCs w:val="22"/>
          <w:lang w:val="es-ES"/>
        </w:rPr>
        <w:t>p</w:t>
      </w:r>
      <w:r w:rsidRPr="00E21181">
        <w:rPr>
          <w:rFonts w:cs="Arial"/>
          <w:szCs w:val="22"/>
          <w:lang w:val="es-ES"/>
        </w:rPr>
        <w:t>eriodo máximo de transmisión</w:t>
      </w:r>
    </w:p>
    <w:p w14:paraId="0F8225EF" w14:textId="7C704041" w:rsidR="0006644E" w:rsidRPr="00E21181" w:rsidRDefault="00F41D2A" w:rsidP="00467921">
      <w:pPr>
        <w:pStyle w:val="Prrafodelista"/>
        <w:numPr>
          <w:ilvl w:val="0"/>
          <w:numId w:val="2"/>
        </w:numPr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>n</w:t>
      </w:r>
      <w:r w:rsidR="0006644E" w:rsidRPr="00E21181">
        <w:rPr>
          <w:rFonts w:cs="Arial"/>
          <w:szCs w:val="22"/>
          <w:lang w:val="es-ES"/>
        </w:rPr>
        <w:t xml:space="preserve">Days = número de </w:t>
      </w:r>
      <w:r w:rsidR="003B7515" w:rsidRPr="00E21181">
        <w:rPr>
          <w:rFonts w:cs="Arial"/>
          <w:szCs w:val="22"/>
          <w:lang w:val="es-ES"/>
        </w:rPr>
        <w:t>días</w:t>
      </w:r>
      <w:r w:rsidR="0006644E" w:rsidRPr="00E21181">
        <w:rPr>
          <w:rFonts w:cs="Arial"/>
          <w:szCs w:val="22"/>
          <w:lang w:val="es-ES"/>
        </w:rPr>
        <w:t xml:space="preserve"> que corre el modelo</w:t>
      </w:r>
    </w:p>
    <w:p w14:paraId="4A707E62" w14:textId="2193AB4F" w:rsidR="00312031" w:rsidRPr="00E21181" w:rsidRDefault="00312031" w:rsidP="00312031">
      <w:pPr>
        <w:rPr>
          <w:rFonts w:cs="Arial"/>
          <w:sz w:val="22"/>
          <w:szCs w:val="22"/>
          <w:lang w:val="es-ES"/>
        </w:rPr>
      </w:pPr>
      <w:r w:rsidRPr="00E21181">
        <w:rPr>
          <w:rFonts w:cs="Arial"/>
          <w:sz w:val="22"/>
          <w:szCs w:val="22"/>
          <w:lang w:val="es-ES"/>
        </w:rPr>
        <w:t>IMPORTANTE: No modificar los nombres de las variables</w:t>
      </w:r>
      <w:r w:rsidR="001468FE">
        <w:rPr>
          <w:rFonts w:cs="Arial"/>
          <w:sz w:val="22"/>
          <w:szCs w:val="22"/>
          <w:lang w:val="es-ES"/>
        </w:rPr>
        <w:t>.</w:t>
      </w:r>
      <w:r w:rsidR="00E21181">
        <w:rPr>
          <w:rFonts w:cs="Arial"/>
          <w:sz w:val="22"/>
          <w:szCs w:val="22"/>
          <w:lang w:val="es-ES"/>
        </w:rPr>
        <w:t xml:space="preserve">  </w:t>
      </w:r>
      <w:r w:rsidR="001468FE">
        <w:rPr>
          <w:rFonts w:cs="Arial"/>
          <w:sz w:val="22"/>
          <w:szCs w:val="22"/>
          <w:lang w:val="es-ES"/>
        </w:rPr>
        <w:t>P</w:t>
      </w:r>
      <w:r w:rsidR="00E21181">
        <w:rPr>
          <w:rFonts w:cs="Arial"/>
          <w:sz w:val="22"/>
          <w:szCs w:val="22"/>
          <w:lang w:val="es-ES"/>
        </w:rPr>
        <w:t>ara modificar algunos de los parámetros</w:t>
      </w:r>
      <w:r w:rsidR="00825E70">
        <w:rPr>
          <w:rFonts w:cs="Arial"/>
          <w:sz w:val="22"/>
          <w:szCs w:val="22"/>
          <w:lang w:val="es-ES"/>
        </w:rPr>
        <w:t xml:space="preserve"> como es</w:t>
      </w:r>
      <w:r w:rsidR="00E21181">
        <w:rPr>
          <w:rFonts w:cs="Arial"/>
          <w:sz w:val="22"/>
          <w:szCs w:val="22"/>
          <w:lang w:val="es-ES"/>
        </w:rPr>
        <w:t xml:space="preserve"> el caso del mR0, </w:t>
      </w:r>
      <w:r w:rsidR="00E21181" w:rsidRPr="003A5C01">
        <w:rPr>
          <w:rFonts w:cs="Arial"/>
          <w:sz w:val="22"/>
          <w:szCs w:val="22"/>
          <w:lang w:val="es-ES"/>
        </w:rPr>
        <w:t>minTransm</w:t>
      </w:r>
      <w:r w:rsidR="001468FE">
        <w:rPr>
          <w:rFonts w:cs="Arial"/>
          <w:sz w:val="22"/>
          <w:szCs w:val="22"/>
          <w:lang w:val="es-ES"/>
        </w:rPr>
        <w:t xml:space="preserve">, por </w:t>
      </w:r>
      <w:r w:rsidR="00825E70">
        <w:rPr>
          <w:rFonts w:cs="Arial"/>
          <w:sz w:val="22"/>
          <w:szCs w:val="22"/>
          <w:lang w:val="es-ES"/>
        </w:rPr>
        <w:t xml:space="preserve">ejemplo, es importante que este ajuste se realice </w:t>
      </w:r>
      <w:r w:rsidR="00E21181" w:rsidRPr="00E21181">
        <w:rPr>
          <w:rFonts w:cs="Arial"/>
          <w:sz w:val="22"/>
          <w:szCs w:val="22"/>
          <w:lang w:val="es-ES"/>
        </w:rPr>
        <w:t>de acuerdo</w:t>
      </w:r>
      <w:r w:rsidR="0096539D">
        <w:rPr>
          <w:rFonts w:cs="Arial"/>
          <w:sz w:val="22"/>
          <w:szCs w:val="22"/>
          <w:lang w:val="es-ES"/>
        </w:rPr>
        <w:t xml:space="preserve"> con</w:t>
      </w:r>
      <w:r w:rsidR="00E21181" w:rsidRPr="00E21181">
        <w:rPr>
          <w:rFonts w:cs="Arial"/>
          <w:sz w:val="22"/>
          <w:szCs w:val="22"/>
          <w:lang w:val="es-ES"/>
        </w:rPr>
        <w:t xml:space="preserve"> la evidencia científica </w:t>
      </w:r>
      <w:r w:rsidR="0096539D">
        <w:rPr>
          <w:rFonts w:cs="Arial"/>
          <w:sz w:val="22"/>
          <w:szCs w:val="22"/>
          <w:lang w:val="es-ES"/>
        </w:rPr>
        <w:t>más acorde con el</w:t>
      </w:r>
      <w:r w:rsidR="00E21181" w:rsidRPr="00E21181">
        <w:rPr>
          <w:rFonts w:cs="Arial"/>
          <w:sz w:val="22"/>
          <w:szCs w:val="22"/>
          <w:lang w:val="es-ES"/>
        </w:rPr>
        <w:t xml:space="preserve"> contexto local.</w:t>
      </w:r>
    </w:p>
    <w:p w14:paraId="5754B368" w14:textId="67737DD0" w:rsidR="00E21181" w:rsidRDefault="00E21181" w:rsidP="00312031">
      <w:pPr>
        <w:rPr>
          <w:rFonts w:cs="Arial"/>
          <w:szCs w:val="22"/>
          <w:lang w:val="es-ES"/>
        </w:rPr>
      </w:pPr>
    </w:p>
    <w:p w14:paraId="54AE7704" w14:textId="77777777" w:rsidR="00E21181" w:rsidRPr="00312031" w:rsidRDefault="00E21181" w:rsidP="00312031">
      <w:pPr>
        <w:rPr>
          <w:rFonts w:cs="Arial"/>
          <w:szCs w:val="22"/>
          <w:lang w:val="es-ES"/>
        </w:rPr>
      </w:pPr>
    </w:p>
    <w:p w14:paraId="32EE0853" w14:textId="045AA257" w:rsidR="007A2921" w:rsidRPr="00825E70" w:rsidRDefault="00825E70" w:rsidP="00825E70">
      <w:pPr>
        <w:rPr>
          <w:rFonts w:cs="Arial"/>
          <w:sz w:val="22"/>
          <w:szCs w:val="22"/>
          <w:lang w:val="es-ES"/>
        </w:rPr>
      </w:pPr>
      <w:r>
        <w:rPr>
          <w:rFonts w:cs="Arial"/>
          <w:sz w:val="22"/>
          <w:szCs w:val="22"/>
          <w:lang w:val="es-ES"/>
        </w:rPr>
        <w:t>La segunda (</w:t>
      </w:r>
      <w:r w:rsidRPr="00825E70">
        <w:rPr>
          <w:rFonts w:cs="Arial"/>
          <w:sz w:val="22"/>
          <w:szCs w:val="22"/>
          <w:lang w:val="es-ES"/>
        </w:rPr>
        <w:t>Covid19ModelAccIntermitente</w:t>
      </w:r>
      <w:r>
        <w:rPr>
          <w:rFonts w:cs="Arial"/>
          <w:sz w:val="22"/>
          <w:szCs w:val="22"/>
          <w:lang w:val="es-ES"/>
        </w:rPr>
        <w:t>) hace referencia</w:t>
      </w:r>
      <w:r w:rsidRPr="00825E70">
        <w:rPr>
          <w:rFonts w:cs="Arial"/>
          <w:sz w:val="22"/>
          <w:szCs w:val="22"/>
          <w:lang w:val="es-ES"/>
        </w:rPr>
        <w:t xml:space="preserve"> </w:t>
      </w:r>
      <w:r>
        <w:rPr>
          <w:rFonts w:cs="Arial"/>
          <w:sz w:val="22"/>
          <w:szCs w:val="22"/>
          <w:lang w:val="es-ES"/>
        </w:rPr>
        <w:t xml:space="preserve">a </w:t>
      </w:r>
      <w:r w:rsidR="007A2921" w:rsidRPr="00825E70">
        <w:rPr>
          <w:rFonts w:cs="Arial"/>
          <w:sz w:val="22"/>
          <w:szCs w:val="22"/>
          <w:lang w:val="es-ES"/>
        </w:rPr>
        <w:t xml:space="preserve">los resultados que tienen alguna intervención, </w:t>
      </w:r>
      <w:r>
        <w:rPr>
          <w:rFonts w:cs="Arial"/>
          <w:sz w:val="22"/>
          <w:szCs w:val="22"/>
          <w:lang w:val="es-ES"/>
        </w:rPr>
        <w:t>los parámetros que la conforman son</w:t>
      </w:r>
      <w:r w:rsidR="007A2921" w:rsidRPr="00825E70">
        <w:rPr>
          <w:rFonts w:cs="Arial"/>
          <w:sz w:val="22"/>
          <w:szCs w:val="22"/>
          <w:lang w:val="es-ES"/>
        </w:rPr>
        <w:t>:</w:t>
      </w:r>
    </w:p>
    <w:p w14:paraId="61DFD328" w14:textId="7BE596B7" w:rsidR="007A2921" w:rsidRPr="00825E70" w:rsidRDefault="007A2921" w:rsidP="00467921">
      <w:pPr>
        <w:pStyle w:val="Prrafodelista"/>
        <w:numPr>
          <w:ilvl w:val="0"/>
          <w:numId w:val="3"/>
        </w:numPr>
        <w:rPr>
          <w:rFonts w:cs="Arial"/>
          <w:szCs w:val="22"/>
          <w:lang w:val="es-ES"/>
        </w:rPr>
      </w:pPr>
      <w:r w:rsidRPr="00825E70">
        <w:rPr>
          <w:rFonts w:cs="Arial"/>
          <w:szCs w:val="22"/>
          <w:lang w:val="es-ES"/>
        </w:rPr>
        <w:t>Intervention = la intervención que se está evaluando</w:t>
      </w:r>
    </w:p>
    <w:p w14:paraId="62B48211" w14:textId="7C9DE739" w:rsidR="007A2921" w:rsidRPr="00825E70" w:rsidRDefault="007A2921" w:rsidP="00467921">
      <w:pPr>
        <w:pStyle w:val="Prrafodelista"/>
        <w:numPr>
          <w:ilvl w:val="0"/>
          <w:numId w:val="3"/>
        </w:numPr>
        <w:rPr>
          <w:rFonts w:cs="Arial"/>
          <w:szCs w:val="22"/>
          <w:lang w:val="es-ES"/>
        </w:rPr>
      </w:pPr>
      <w:r w:rsidRPr="00825E70">
        <w:rPr>
          <w:rFonts w:cs="Arial"/>
          <w:szCs w:val="22"/>
          <w:lang w:val="es-ES"/>
        </w:rPr>
        <w:t xml:space="preserve">Efect = la efectividad de la intervención </w:t>
      </w:r>
      <w:r w:rsidR="00F41D2A">
        <w:rPr>
          <w:rFonts w:cs="Arial"/>
          <w:szCs w:val="22"/>
          <w:lang w:val="es-ES"/>
        </w:rPr>
        <w:t>(como proporción entre 0 y 1)</w:t>
      </w:r>
    </w:p>
    <w:p w14:paraId="41EEAC87" w14:textId="674F77F7" w:rsidR="007A2921" w:rsidRPr="00F42348" w:rsidRDefault="007A2921" w:rsidP="00467921">
      <w:pPr>
        <w:pStyle w:val="Prrafodelista"/>
        <w:numPr>
          <w:ilvl w:val="0"/>
          <w:numId w:val="3"/>
        </w:numPr>
        <w:rPr>
          <w:rFonts w:cs="Arial"/>
          <w:szCs w:val="22"/>
          <w:lang w:val="es-ES"/>
        </w:rPr>
      </w:pPr>
      <w:r w:rsidRPr="00F42348">
        <w:rPr>
          <w:rFonts w:cs="Arial"/>
          <w:szCs w:val="22"/>
          <w:lang w:val="es-ES"/>
        </w:rPr>
        <w:t xml:space="preserve">nDaysNOInt = número de días sin intervención </w:t>
      </w:r>
    </w:p>
    <w:p w14:paraId="7C5D9586" w14:textId="77BA2343" w:rsidR="007A2921" w:rsidRPr="00825E70" w:rsidRDefault="007A2921" w:rsidP="00467921">
      <w:pPr>
        <w:pStyle w:val="Prrafodelista"/>
        <w:numPr>
          <w:ilvl w:val="0"/>
          <w:numId w:val="3"/>
        </w:numPr>
        <w:rPr>
          <w:rFonts w:cs="Arial"/>
          <w:szCs w:val="22"/>
          <w:lang w:val="es-ES"/>
        </w:rPr>
      </w:pPr>
      <w:r w:rsidRPr="00825E70">
        <w:rPr>
          <w:rFonts w:cs="Arial"/>
          <w:szCs w:val="22"/>
          <w:lang w:val="es-ES"/>
        </w:rPr>
        <w:t>pInt = periodo con intervención</w:t>
      </w:r>
    </w:p>
    <w:p w14:paraId="2D3E37C2" w14:textId="6946343D" w:rsidR="007A2921" w:rsidRPr="00825E70" w:rsidRDefault="007A2921" w:rsidP="00467921">
      <w:pPr>
        <w:pStyle w:val="Prrafodelista"/>
        <w:numPr>
          <w:ilvl w:val="0"/>
          <w:numId w:val="3"/>
        </w:numPr>
        <w:rPr>
          <w:rFonts w:cs="Arial"/>
          <w:szCs w:val="22"/>
          <w:lang w:val="es-ES"/>
        </w:rPr>
      </w:pPr>
      <w:r w:rsidRPr="00825E70">
        <w:rPr>
          <w:rFonts w:cs="Arial"/>
          <w:szCs w:val="22"/>
          <w:lang w:val="es-ES"/>
        </w:rPr>
        <w:t>pNOInt = periodo sin intervención</w:t>
      </w:r>
    </w:p>
    <w:p w14:paraId="7445273A" w14:textId="471AF235" w:rsidR="00825E70" w:rsidRPr="00F42348" w:rsidRDefault="007A2921" w:rsidP="00825E70">
      <w:pPr>
        <w:pStyle w:val="Prrafodelista"/>
        <w:numPr>
          <w:ilvl w:val="0"/>
          <w:numId w:val="3"/>
        </w:numPr>
        <w:rPr>
          <w:rFonts w:cs="Arial"/>
          <w:szCs w:val="22"/>
          <w:lang w:val="es-ES"/>
        </w:rPr>
      </w:pPr>
      <w:r w:rsidRPr="00825E70">
        <w:rPr>
          <w:rFonts w:cs="Arial"/>
          <w:szCs w:val="22"/>
          <w:lang w:val="es-ES"/>
        </w:rPr>
        <w:t>nDaysTotal = total de días simulados de la epidemia</w:t>
      </w:r>
    </w:p>
    <w:p w14:paraId="3DBF1CDC" w14:textId="77777777" w:rsidR="00825E70" w:rsidRDefault="00825E70" w:rsidP="00825E70">
      <w:pPr>
        <w:rPr>
          <w:rFonts w:cs="Arial"/>
          <w:sz w:val="22"/>
          <w:szCs w:val="22"/>
          <w:lang w:val="es-ES"/>
        </w:rPr>
      </w:pPr>
    </w:p>
    <w:p w14:paraId="7E191F89" w14:textId="78A3B9FE" w:rsidR="0006644E" w:rsidRPr="00825E70" w:rsidRDefault="00825E70" w:rsidP="00825E70">
      <w:pPr>
        <w:rPr>
          <w:rFonts w:cs="Arial"/>
          <w:sz w:val="22"/>
          <w:szCs w:val="22"/>
          <w:lang w:val="es-ES"/>
        </w:rPr>
      </w:pPr>
      <w:r>
        <w:rPr>
          <w:rFonts w:cs="Arial"/>
          <w:sz w:val="22"/>
          <w:szCs w:val="22"/>
          <w:lang w:val="es-ES"/>
        </w:rPr>
        <w:t xml:space="preserve">Al igual que en el apartado anterior es importante que los cambios que se realicen </w:t>
      </w:r>
      <w:r w:rsidR="0096539D">
        <w:rPr>
          <w:rFonts w:cs="Arial"/>
          <w:sz w:val="22"/>
          <w:szCs w:val="22"/>
          <w:lang w:val="es-ES"/>
        </w:rPr>
        <w:t>sean</w:t>
      </w:r>
      <w:r>
        <w:rPr>
          <w:rFonts w:cs="Arial"/>
          <w:sz w:val="22"/>
          <w:szCs w:val="22"/>
          <w:lang w:val="es-ES"/>
        </w:rPr>
        <w:t xml:space="preserve"> con un sustento científico.</w:t>
      </w:r>
    </w:p>
    <w:p w14:paraId="1759C794" w14:textId="596F4410" w:rsidR="00D579B0" w:rsidRDefault="00A11FAC" w:rsidP="00D579B0">
      <w:pPr>
        <w:rPr>
          <w:rFonts w:cs="Arial"/>
          <w:szCs w:val="22"/>
          <w:lang w:val="es-ES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CDA117" wp14:editId="72AF131D">
                <wp:simplePos x="0" y="0"/>
                <wp:positionH relativeFrom="column">
                  <wp:posOffset>2969895</wp:posOffset>
                </wp:positionH>
                <wp:positionV relativeFrom="paragraph">
                  <wp:posOffset>1149985</wp:posOffset>
                </wp:positionV>
                <wp:extent cx="1659890" cy="582930"/>
                <wp:effectExtent l="57150" t="19050" r="73660" b="10287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890" cy="58293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6BC6E" w14:textId="2BE336BA" w:rsidR="00A11FAC" w:rsidRPr="00A11FAC" w:rsidRDefault="00A11FAC" w:rsidP="00A11FA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C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11FAC">
                              <w:rPr>
                                <w:color w:val="000000" w:themeColor="text1"/>
                                <w:sz w:val="18"/>
                                <w:szCs w:val="18"/>
                                <w:lang w:val="es-C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Estos son los datos que puede modificar</w:t>
                            </w:r>
                            <w:r w:rsidR="00825E70">
                              <w:rPr>
                                <w:color w:val="000000" w:themeColor="text1"/>
                                <w:sz w:val="18"/>
                                <w:szCs w:val="18"/>
                                <w:lang w:val="es-C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con el sustento científico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CDA117" id="Rectángulo: esquinas redondeadas 23" o:spid="_x0000_s1026" style="position:absolute;left:0;text-align:left;margin-left:233.85pt;margin-top:90.55pt;width:130.7pt;height:45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" fillcolor="#fbd4b4 [1305]" strokecolor="#c00000">
                <v:shadow on="t" color="black" opacity="22937f" origin=",.5" offset="0,.63889mm"/>
                <v:textbox>
                  <w:txbxContent>
                    <w:p w14:paraId="3446BC6E" w14:textId="2BE336BA" w:rsidR="00A11FAC" w:rsidRPr="00A11FAC" w:rsidRDefault="00A11FAC" w:rsidP="00A11FAC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C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11FAC">
                        <w:rPr>
                          <w:color w:val="000000" w:themeColor="text1"/>
                          <w:sz w:val="18"/>
                          <w:szCs w:val="18"/>
                          <w:lang w:val="es-C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Estos son los datos que puede modificar</w:t>
                      </w:r>
                      <w:r w:rsidR="00825E70">
                        <w:rPr>
                          <w:color w:val="000000" w:themeColor="text1"/>
                          <w:sz w:val="18"/>
                          <w:szCs w:val="18"/>
                          <w:lang w:val="es-C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con el sustento científico</w:t>
                      </w:r>
                    </w:p>
                  </w:txbxContent>
                </v:textbox>
              </v:roundrect>
            </w:pict>
          </mc:Fallback>
        </mc:AlternateContent>
      </w:r>
      <w:r w:rsidR="00D579B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F6FAD4" wp14:editId="442A022D">
                <wp:simplePos x="0" y="0"/>
                <wp:positionH relativeFrom="column">
                  <wp:posOffset>3721735</wp:posOffset>
                </wp:positionH>
                <wp:positionV relativeFrom="paragraph">
                  <wp:posOffset>1827530</wp:posOffset>
                </wp:positionV>
                <wp:extent cx="120650" cy="148590"/>
                <wp:effectExtent l="57150" t="19050" r="50800" b="9906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485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06ED6" id="Rectángulo: esquinas redondeadas 22" o:spid="_x0000_s1026" style="position:absolute;margin-left:293.05pt;margin-top:143.9pt;width:9.5pt;height: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" filled="f" strokecolor="#c00000">
                <v:shadow on="t" color="black" opacity="22937f" origin=",.5" offset="0,.63889mm"/>
              </v:roundrect>
            </w:pict>
          </mc:Fallback>
        </mc:AlternateContent>
      </w:r>
      <w:r w:rsidR="00D579B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A35F7E" wp14:editId="34E0A1B9">
                <wp:simplePos x="0" y="0"/>
                <wp:positionH relativeFrom="column">
                  <wp:posOffset>2628265</wp:posOffset>
                </wp:positionH>
                <wp:positionV relativeFrom="paragraph">
                  <wp:posOffset>1842770</wp:posOffset>
                </wp:positionV>
                <wp:extent cx="568960" cy="143510"/>
                <wp:effectExtent l="57150" t="19050" r="59690" b="10414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143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976DCC" id="Rectángulo: esquinas redondeadas 21" o:spid="_x0000_s1026" style="position:absolute;margin-left:206.95pt;margin-top:145.1pt;width:44.8pt;height:11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" filled="f" strokecolor="#c00000">
                <v:shadow on="t" color="black" opacity="22937f" origin=",.5" offset="0,.63889mm"/>
              </v:roundrect>
            </w:pict>
          </mc:Fallback>
        </mc:AlternateContent>
      </w:r>
      <w:r w:rsidR="00D579B0">
        <w:rPr>
          <w:noProof/>
          <w:lang w:val="es-CO" w:eastAsia="es-CO"/>
        </w:rPr>
        <w:drawing>
          <wp:inline distT="0" distB="0" distL="0" distR="0" wp14:anchorId="35F66C53" wp14:editId="56DEFB27">
            <wp:extent cx="4759960" cy="3033991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4331" b="36914"/>
                    <a:stretch/>
                  </pic:blipFill>
                  <pic:spPr bwMode="auto">
                    <a:xfrm>
                      <a:off x="0" y="0"/>
                      <a:ext cx="4776261" cy="304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9C5A5" w14:textId="77777777" w:rsidR="0096539D" w:rsidRDefault="0096539D" w:rsidP="0096539D">
      <w:pPr>
        <w:rPr>
          <w:rFonts w:cs="Arial"/>
          <w:sz w:val="22"/>
          <w:szCs w:val="22"/>
          <w:lang w:val="es-ES"/>
        </w:rPr>
      </w:pPr>
    </w:p>
    <w:p w14:paraId="107BD636" w14:textId="0372329B" w:rsidR="000150E5" w:rsidRDefault="000150E5" w:rsidP="0096539D">
      <w:pPr>
        <w:rPr>
          <w:rFonts w:cs="Arial"/>
          <w:sz w:val="22"/>
          <w:szCs w:val="22"/>
          <w:lang w:val="es-ES"/>
        </w:rPr>
      </w:pPr>
      <w:r w:rsidRPr="0096539D">
        <w:rPr>
          <w:rFonts w:cs="Arial"/>
          <w:sz w:val="22"/>
          <w:szCs w:val="22"/>
          <w:lang w:val="es-ES"/>
        </w:rPr>
        <w:t>Una vez ejecutado el código verifique las salidas en la carpeta que designó como directorio de trabajo (Set working directory - stwd).</w:t>
      </w:r>
      <w:r w:rsidR="0096539D">
        <w:rPr>
          <w:rFonts w:cs="Arial"/>
          <w:sz w:val="22"/>
          <w:szCs w:val="22"/>
          <w:lang w:val="es-ES"/>
        </w:rPr>
        <w:t xml:space="preserve"> Como se muestra a continuación, tendrá una carpeta con los siguientes archivos</w:t>
      </w:r>
      <w:r w:rsidR="00E43171">
        <w:rPr>
          <w:rFonts w:cs="Arial"/>
          <w:sz w:val="22"/>
          <w:szCs w:val="22"/>
          <w:lang w:val="es-ES"/>
        </w:rPr>
        <w:t>:</w:t>
      </w:r>
    </w:p>
    <w:p w14:paraId="43DC6ADF" w14:textId="77777777" w:rsidR="0096539D" w:rsidRPr="0096539D" w:rsidRDefault="0096539D" w:rsidP="0096539D">
      <w:pPr>
        <w:rPr>
          <w:rFonts w:cs="Arial"/>
          <w:sz w:val="22"/>
          <w:szCs w:val="22"/>
          <w:lang w:val="es-ES"/>
        </w:rPr>
      </w:pPr>
    </w:p>
    <w:p w14:paraId="59B50489" w14:textId="4C23C528" w:rsidR="000150E5" w:rsidRDefault="009E7D83" w:rsidP="00D579B0">
      <w:pPr>
        <w:rPr>
          <w:rFonts w:cs="Arial"/>
          <w:szCs w:val="22"/>
          <w:lang w:val="es-ES"/>
        </w:rPr>
      </w:pPr>
      <w:r>
        <w:rPr>
          <w:noProof/>
        </w:rPr>
        <w:drawing>
          <wp:inline distT="0" distB="0" distL="0" distR="0" wp14:anchorId="47E0BA05" wp14:editId="05DFA9E4">
            <wp:extent cx="7886010" cy="248412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3995"/>
                    <a:stretch/>
                  </pic:blipFill>
                  <pic:spPr bwMode="auto">
                    <a:xfrm>
                      <a:off x="0" y="0"/>
                      <a:ext cx="7906244" cy="249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F5EBC" w14:textId="66F2058C" w:rsidR="00B150DC" w:rsidRDefault="00B150DC" w:rsidP="00D579B0">
      <w:pPr>
        <w:rPr>
          <w:rFonts w:cs="Arial"/>
          <w:szCs w:val="22"/>
          <w:lang w:val="es-ES"/>
        </w:rPr>
      </w:pPr>
    </w:p>
    <w:p w14:paraId="6DCBAEFD" w14:textId="60221780" w:rsidR="00B150DC" w:rsidRDefault="00B150DC" w:rsidP="00D579B0">
      <w:pPr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>Nota de los resultados</w:t>
      </w:r>
    </w:p>
    <w:p w14:paraId="70F8F62C" w14:textId="36BFCC95" w:rsidR="00B150DC" w:rsidRDefault="00B3011F" w:rsidP="00D579B0">
      <w:pPr>
        <w:rPr>
          <w:ins w:id="23" w:author="JOSE JAIR MONDRAGON RIOS" w:date="2020-04-29T18:07:00Z"/>
          <w:rFonts w:cs="Arial"/>
          <w:sz w:val="22"/>
          <w:szCs w:val="22"/>
          <w:lang w:val="es-ES"/>
        </w:rPr>
      </w:pPr>
      <w:r w:rsidRPr="00A03BC5">
        <w:rPr>
          <w:rFonts w:cs="Arial"/>
          <w:sz w:val="22"/>
          <w:szCs w:val="22"/>
          <w:lang w:val="es-ES"/>
        </w:rPr>
        <w:lastRenderedPageBreak/>
        <w:t>Tres</w:t>
      </w:r>
      <w:r w:rsidR="00B150DC" w:rsidRPr="00A03BC5">
        <w:rPr>
          <w:rFonts w:cs="Arial"/>
          <w:sz w:val="22"/>
          <w:szCs w:val="22"/>
          <w:lang w:val="es-ES"/>
        </w:rPr>
        <w:t xml:space="preserve"> archivos se</w:t>
      </w:r>
      <w:r w:rsidRPr="00A03BC5">
        <w:rPr>
          <w:rFonts w:cs="Arial"/>
          <w:sz w:val="22"/>
          <w:szCs w:val="22"/>
          <w:lang w:val="es-ES"/>
        </w:rPr>
        <w:t xml:space="preserve"> </w:t>
      </w:r>
      <w:r w:rsidR="00A03BC5">
        <w:rPr>
          <w:rFonts w:cs="Arial"/>
          <w:sz w:val="22"/>
          <w:szCs w:val="22"/>
          <w:lang w:val="es-ES"/>
        </w:rPr>
        <w:t>generan como salida del proceso en R</w:t>
      </w:r>
      <w:r w:rsidRPr="00A03BC5">
        <w:rPr>
          <w:rFonts w:cs="Arial"/>
          <w:sz w:val="22"/>
          <w:szCs w:val="22"/>
          <w:lang w:val="es-ES"/>
        </w:rPr>
        <w:t xml:space="preserve">, una </w:t>
      </w:r>
      <w:r w:rsidR="00A03BC5" w:rsidRPr="00A03BC5">
        <w:rPr>
          <w:rFonts w:cs="Arial"/>
          <w:sz w:val="22"/>
          <w:szCs w:val="22"/>
          <w:lang w:val="es-ES"/>
        </w:rPr>
        <w:t>gráfica</w:t>
      </w:r>
      <w:r w:rsidRPr="00A03BC5">
        <w:rPr>
          <w:rFonts w:cs="Arial"/>
          <w:sz w:val="22"/>
          <w:szCs w:val="22"/>
          <w:lang w:val="es-ES"/>
        </w:rPr>
        <w:t xml:space="preserve"> de las infecciones diarias acumuladas desde el día cero; dos archivos .csv que puede abrir desde </w:t>
      </w:r>
      <w:r w:rsidR="00A03BC5">
        <w:rPr>
          <w:rFonts w:cs="Arial"/>
          <w:sz w:val="22"/>
          <w:szCs w:val="22"/>
          <w:lang w:val="es-ES"/>
        </w:rPr>
        <w:t>E</w:t>
      </w:r>
      <w:r w:rsidRPr="00A03BC5">
        <w:rPr>
          <w:rFonts w:cs="Arial"/>
          <w:sz w:val="22"/>
          <w:szCs w:val="22"/>
          <w:lang w:val="es-ES"/>
        </w:rPr>
        <w:t>xcel. El p</w:t>
      </w:r>
      <w:r w:rsidR="00A03BC5">
        <w:rPr>
          <w:rFonts w:cs="Arial"/>
          <w:sz w:val="22"/>
          <w:szCs w:val="22"/>
          <w:lang w:val="es-ES"/>
        </w:rPr>
        <w:t>r</w:t>
      </w:r>
      <w:r w:rsidRPr="00A03BC5">
        <w:rPr>
          <w:rFonts w:cs="Arial"/>
          <w:sz w:val="22"/>
          <w:szCs w:val="22"/>
          <w:lang w:val="es-ES"/>
        </w:rPr>
        <w:t>imero mue</w:t>
      </w:r>
      <w:r w:rsidR="00A03BC5">
        <w:rPr>
          <w:rFonts w:cs="Arial"/>
          <w:sz w:val="22"/>
          <w:szCs w:val="22"/>
          <w:lang w:val="es-ES"/>
        </w:rPr>
        <w:t>s</w:t>
      </w:r>
      <w:r w:rsidRPr="00A03BC5">
        <w:rPr>
          <w:rFonts w:cs="Arial"/>
          <w:sz w:val="22"/>
          <w:szCs w:val="22"/>
          <w:lang w:val="es-ES"/>
        </w:rPr>
        <w:t xml:space="preserve">tra los casos infectados acumulados de forma diaria con sus intervalos de confianza. El segundo .csv, cuyo nombre empieza con muertes, presenta las muertes acumuladas y su intervalo de confianza, asumiendo que todos los casos son sintomáticos. Para ajustes en estos supuestos y la obtención de otros tipos de resultados (como las camas de UCI requeridas), debe cargar estas salidas en el archivo Excel </w:t>
      </w:r>
      <w:r w:rsidR="00A03BC5" w:rsidRPr="00A03BC5">
        <w:rPr>
          <w:rFonts w:cs="Arial"/>
          <w:sz w:val="22"/>
          <w:szCs w:val="22"/>
          <w:lang w:val="es-ES"/>
        </w:rPr>
        <w:t>adjunt</w:t>
      </w:r>
      <w:r w:rsidR="00A03BC5">
        <w:rPr>
          <w:rFonts w:cs="Arial"/>
          <w:sz w:val="22"/>
          <w:szCs w:val="22"/>
          <w:lang w:val="es-ES"/>
        </w:rPr>
        <w:t>o</w:t>
      </w:r>
      <w:r w:rsidR="006A0247">
        <w:rPr>
          <w:rFonts w:cs="Arial"/>
          <w:sz w:val="22"/>
          <w:szCs w:val="22"/>
          <w:lang w:val="es-ES"/>
        </w:rPr>
        <w:t>.</w:t>
      </w:r>
    </w:p>
    <w:p w14:paraId="77183F8D" w14:textId="784AF2BD" w:rsidR="006E0580" w:rsidRDefault="006E0580" w:rsidP="00D579B0">
      <w:pPr>
        <w:rPr>
          <w:ins w:id="24" w:author="JOSE JAIR MONDRAGON RIOS" w:date="2020-04-29T18:07:00Z"/>
          <w:rFonts w:cs="Arial"/>
          <w:sz w:val="22"/>
          <w:szCs w:val="22"/>
          <w:lang w:val="es-ES"/>
        </w:rPr>
      </w:pPr>
    </w:p>
    <w:p w14:paraId="53C52921" w14:textId="77777777" w:rsidR="00627B46" w:rsidRDefault="006E0580" w:rsidP="006E0580">
      <w:pPr>
        <w:rPr>
          <w:ins w:id="25" w:author="JOSE JAIR MONDRAGON RIOS" w:date="2020-04-29T18:15:00Z"/>
          <w:rFonts w:cs="Arial"/>
          <w:sz w:val="22"/>
          <w:szCs w:val="22"/>
          <w:lang w:val="es-ES"/>
        </w:rPr>
      </w:pPr>
      <w:ins w:id="26" w:author="JOSE JAIR MONDRAGON RIOS" w:date="2020-04-29T18:07:00Z">
        <w:r w:rsidRPr="000133B0">
          <w:rPr>
            <w:rFonts w:cs="Arial"/>
            <w:sz w:val="22"/>
            <w:szCs w:val="22"/>
            <w:lang w:val="es-ES"/>
          </w:rPr>
          <w:t xml:space="preserve">En </w:t>
        </w:r>
        <w:r>
          <w:rPr>
            <w:rFonts w:cs="Arial"/>
            <w:sz w:val="22"/>
            <w:szCs w:val="22"/>
            <w:lang w:val="es-ES"/>
          </w:rPr>
          <w:t>el</w:t>
        </w:r>
      </w:ins>
      <w:ins w:id="27" w:author="JOSE JAIR MONDRAGON RIOS" w:date="2020-04-29T18:08:00Z">
        <w:r>
          <w:rPr>
            <w:rFonts w:cs="Arial"/>
            <w:sz w:val="22"/>
            <w:szCs w:val="22"/>
            <w:lang w:val="es-ES"/>
          </w:rPr>
          <w:t xml:space="preserve"> archivo </w:t>
        </w:r>
      </w:ins>
      <w:ins w:id="28" w:author="JOSE JAIR MONDRAGON RIOS" w:date="2020-04-29T18:07:00Z">
        <w:r w:rsidRPr="000133B0">
          <w:rPr>
            <w:rFonts w:cs="Arial"/>
            <w:sz w:val="22"/>
            <w:szCs w:val="22"/>
            <w:lang w:val="es-ES"/>
          </w:rPr>
          <w:t xml:space="preserve">de Excel en la parte inferior encontrará tres hojas, la primera incluye los resultados </w:t>
        </w:r>
      </w:ins>
      <w:ins w:id="29" w:author="JOSE JAIR MONDRAGON RIOS" w:date="2020-04-29T18:13:00Z">
        <w:r w:rsidR="00627B46">
          <w:rPr>
            <w:rFonts w:cs="Arial"/>
            <w:sz w:val="22"/>
            <w:szCs w:val="22"/>
            <w:lang w:val="es-ES"/>
          </w:rPr>
          <w:t xml:space="preserve">en </w:t>
        </w:r>
      </w:ins>
      <w:ins w:id="30" w:author="JOSE JAIR MONDRAGON RIOS" w:date="2020-04-29T18:07:00Z">
        <w:r w:rsidRPr="000133B0">
          <w:rPr>
            <w:rFonts w:cs="Arial"/>
            <w:sz w:val="22"/>
            <w:szCs w:val="22"/>
            <w:lang w:val="es-ES"/>
          </w:rPr>
          <w:t>gráfica</w:t>
        </w:r>
      </w:ins>
      <w:ins w:id="31" w:author="JOSE JAIR MONDRAGON RIOS" w:date="2020-04-29T18:13:00Z">
        <w:r w:rsidR="00627B46">
          <w:rPr>
            <w:rFonts w:cs="Arial"/>
            <w:sz w:val="22"/>
            <w:szCs w:val="22"/>
            <w:lang w:val="es-ES"/>
          </w:rPr>
          <w:t>s</w:t>
        </w:r>
      </w:ins>
      <w:ins w:id="32" w:author="JOSE JAIR MONDRAGON RIOS" w:date="2020-04-29T18:07:00Z">
        <w:r w:rsidRPr="000133B0">
          <w:rPr>
            <w:rFonts w:cs="Arial"/>
            <w:sz w:val="22"/>
            <w:szCs w:val="22"/>
            <w:lang w:val="es-ES"/>
          </w:rPr>
          <w:t xml:space="preserve"> de la comparación de los escenarios.</w:t>
        </w:r>
      </w:ins>
      <w:ins w:id="33" w:author="JOSE JAIR MONDRAGON RIOS" w:date="2020-04-29T18:13:00Z">
        <w:r w:rsidR="00627B46">
          <w:rPr>
            <w:rFonts w:cs="Arial"/>
            <w:sz w:val="22"/>
            <w:szCs w:val="22"/>
            <w:lang w:val="es-ES"/>
          </w:rPr>
          <w:t xml:space="preserve"> Pero primero debe ser ingresada la información en las </w:t>
        </w:r>
      </w:ins>
      <w:ins w:id="34" w:author="JOSE JAIR MONDRAGON RIOS" w:date="2020-04-29T18:07:00Z">
        <w:r w:rsidRPr="00AE6633">
          <w:rPr>
            <w:rFonts w:cs="Arial"/>
            <w:sz w:val="22"/>
            <w:szCs w:val="22"/>
            <w:lang w:val="es-ES"/>
          </w:rPr>
          <w:t>hojas dos y tres</w:t>
        </w:r>
      </w:ins>
      <w:ins w:id="35" w:author="JOSE JAIR MONDRAGON RIOS" w:date="2020-04-29T18:14:00Z">
        <w:r w:rsidR="00627B46">
          <w:rPr>
            <w:rFonts w:cs="Arial"/>
            <w:sz w:val="22"/>
            <w:szCs w:val="22"/>
            <w:lang w:val="es-ES"/>
          </w:rPr>
          <w:t xml:space="preserve"> que </w:t>
        </w:r>
      </w:ins>
      <w:ins w:id="36" w:author="JOSE JAIR MONDRAGON RIOS" w:date="2020-04-29T18:07:00Z">
        <w:r w:rsidRPr="00AE6633">
          <w:rPr>
            <w:rFonts w:cs="Arial"/>
            <w:sz w:val="22"/>
            <w:szCs w:val="22"/>
            <w:lang w:val="es-ES"/>
          </w:rPr>
          <w:t xml:space="preserve">son un repositorio </w:t>
        </w:r>
        <w:r w:rsidRPr="00AE6633">
          <w:rPr>
            <w:sz w:val="22"/>
            <w:szCs w:val="22"/>
          </w:rPr>
          <w:t xml:space="preserve">con los datos </w:t>
        </w:r>
      </w:ins>
      <w:ins w:id="37" w:author="JOSE JAIR MONDRAGON RIOS" w:date="2020-04-29T18:14:00Z">
        <w:r w:rsidR="00627B46">
          <w:rPr>
            <w:sz w:val="22"/>
            <w:szCs w:val="22"/>
          </w:rPr>
          <w:t xml:space="preserve">estimados, y que permiten </w:t>
        </w:r>
      </w:ins>
      <w:ins w:id="38" w:author="JOSE JAIR MONDRAGON RIOS" w:date="2020-04-29T18:15:00Z">
        <w:r w:rsidR="00627B46">
          <w:rPr>
            <w:sz w:val="22"/>
            <w:szCs w:val="22"/>
          </w:rPr>
          <w:t>realizar l</w:t>
        </w:r>
      </w:ins>
      <w:ins w:id="39" w:author="JOSE JAIR MONDRAGON RIOS" w:date="2020-04-29T18:07:00Z">
        <w:r w:rsidRPr="00AE6633">
          <w:rPr>
            <w:sz w:val="22"/>
            <w:szCs w:val="22"/>
          </w:rPr>
          <w:t>as distintas consultas en la hoja de resultados.</w:t>
        </w:r>
        <w:r w:rsidRPr="00AE6633">
          <w:rPr>
            <w:rFonts w:cs="Arial"/>
            <w:sz w:val="22"/>
            <w:szCs w:val="22"/>
            <w:lang w:val="es-ES"/>
          </w:rPr>
          <w:t xml:space="preserve"> </w:t>
        </w:r>
      </w:ins>
    </w:p>
    <w:p w14:paraId="7F6A771C" w14:textId="77777777" w:rsidR="00627B46" w:rsidRDefault="00627B46" w:rsidP="006E0580">
      <w:pPr>
        <w:rPr>
          <w:ins w:id="40" w:author="JOSE JAIR MONDRAGON RIOS" w:date="2020-04-29T18:15:00Z"/>
          <w:rFonts w:cs="Arial"/>
          <w:sz w:val="22"/>
          <w:szCs w:val="22"/>
          <w:lang w:val="es-ES"/>
        </w:rPr>
      </w:pPr>
    </w:p>
    <w:p w14:paraId="4992D159" w14:textId="51D89C1F" w:rsidR="006E0580" w:rsidRDefault="006E0580" w:rsidP="00D579B0">
      <w:pPr>
        <w:rPr>
          <w:ins w:id="41" w:author="JOSE JAIR MONDRAGON RIOS" w:date="2020-04-29T18:05:00Z"/>
          <w:rFonts w:cs="Arial"/>
          <w:sz w:val="22"/>
          <w:szCs w:val="22"/>
          <w:lang w:val="es-ES"/>
        </w:rPr>
      </w:pPr>
      <w:ins w:id="42" w:author="JOSE JAIR MONDRAGON RIOS" w:date="2020-04-29T18:07:00Z">
        <w:r w:rsidRPr="00AE6633">
          <w:rPr>
            <w:rFonts w:cs="Arial"/>
            <w:sz w:val="22"/>
            <w:szCs w:val="22"/>
            <w:lang w:val="es-ES"/>
          </w:rPr>
          <w:t xml:space="preserve">En la segunda hoja denominada “infEstimados” se encuentran los datos correspondientes a casos infectados según cada uno de los escenarios que se estén analizando y en la tercera hoja “muertesEstimadas”, los casos fallecidos. </w:t>
        </w:r>
      </w:ins>
    </w:p>
    <w:p w14:paraId="5C2CE7EA" w14:textId="41C9E31C" w:rsidR="006E0580" w:rsidRDefault="006E0580" w:rsidP="00D579B0">
      <w:pPr>
        <w:rPr>
          <w:ins w:id="43" w:author="JOSE JAIR MONDRAGON RIOS" w:date="2020-04-29T18:05:00Z"/>
          <w:rFonts w:cs="Arial"/>
          <w:sz w:val="22"/>
          <w:szCs w:val="22"/>
          <w:lang w:val="es-ES"/>
        </w:rPr>
      </w:pPr>
    </w:p>
    <w:p w14:paraId="791A809C" w14:textId="7DEA3FED" w:rsidR="006E0580" w:rsidRDefault="006E0580" w:rsidP="00D579B0">
      <w:pPr>
        <w:rPr>
          <w:ins w:id="44" w:author="JOSE JAIR MONDRAGON RIOS" w:date="2020-04-29T18:15:00Z"/>
          <w:rFonts w:cs="Arial"/>
          <w:sz w:val="22"/>
          <w:szCs w:val="22"/>
          <w:lang w:val="es-ES"/>
        </w:rPr>
      </w:pPr>
      <w:ins w:id="45" w:author="JOSE JAIR MONDRAGON RIOS" w:date="2020-04-29T18:05:00Z">
        <w:r>
          <w:rPr>
            <w:noProof/>
          </w:rPr>
          <w:drawing>
            <wp:inline distT="0" distB="0" distL="0" distR="0" wp14:anchorId="6BF58B77" wp14:editId="4FB19CD6">
              <wp:extent cx="6868678" cy="3863340"/>
              <wp:effectExtent l="0" t="0" r="8890" b="3810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75276" cy="38670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A3722B" w14:textId="7F5F93E4" w:rsidR="00627B46" w:rsidRDefault="00627B46" w:rsidP="00D579B0">
      <w:pPr>
        <w:rPr>
          <w:ins w:id="46" w:author="JOSE JAIR MONDRAGON RIOS" w:date="2020-04-29T18:15:00Z"/>
          <w:rFonts w:cs="Arial"/>
          <w:sz w:val="22"/>
          <w:szCs w:val="22"/>
          <w:lang w:val="es-ES"/>
        </w:rPr>
      </w:pPr>
    </w:p>
    <w:p w14:paraId="10B97B7B" w14:textId="62F69CEF" w:rsidR="00627B46" w:rsidRPr="00A03BC5" w:rsidRDefault="00627B46" w:rsidP="00D579B0">
      <w:pPr>
        <w:rPr>
          <w:rFonts w:cs="Arial"/>
          <w:sz w:val="22"/>
          <w:szCs w:val="22"/>
          <w:lang w:val="es-ES"/>
        </w:rPr>
      </w:pPr>
      <w:ins w:id="47" w:author="JOSE JAIR MONDRAGON RIOS" w:date="2020-04-29T18:15:00Z">
        <w:r>
          <w:rPr>
            <w:rFonts w:cs="Arial"/>
            <w:sz w:val="22"/>
            <w:szCs w:val="22"/>
            <w:lang w:val="es-ES"/>
          </w:rPr>
          <w:lastRenderedPageBreak/>
          <w:t>Para que</w:t>
        </w:r>
      </w:ins>
      <w:ins w:id="48" w:author="JOSE JAIR MONDRAGON RIOS" w:date="2020-04-29T18:16:00Z">
        <w:r>
          <w:rPr>
            <w:rFonts w:cs="Arial"/>
            <w:sz w:val="22"/>
            <w:szCs w:val="22"/>
            <w:lang w:val="es-ES"/>
          </w:rPr>
          <w:t xml:space="preserve"> tenga mayor información sobre </w:t>
        </w:r>
      </w:ins>
      <w:ins w:id="49" w:author="JOSE JAIR MONDRAGON RIOS" w:date="2020-04-29T18:17:00Z">
        <w:r>
          <w:rPr>
            <w:rFonts w:cs="Arial"/>
            <w:sz w:val="22"/>
            <w:szCs w:val="22"/>
            <w:lang w:val="es-ES"/>
          </w:rPr>
          <w:t>cómo</w:t>
        </w:r>
      </w:ins>
      <w:ins w:id="50" w:author="JOSE JAIR MONDRAGON RIOS" w:date="2020-04-29T18:16:00Z">
        <w:r>
          <w:rPr>
            <w:rFonts w:cs="Arial"/>
            <w:sz w:val="22"/>
            <w:szCs w:val="22"/>
            <w:lang w:val="es-ES"/>
          </w:rPr>
          <w:t xml:space="preserve"> hacer uso de </w:t>
        </w:r>
      </w:ins>
      <w:ins w:id="51" w:author="JOSE JAIR MONDRAGON RIOS" w:date="2020-04-29T18:17:00Z">
        <w:r>
          <w:rPr>
            <w:rFonts w:cs="Arial"/>
            <w:sz w:val="22"/>
            <w:szCs w:val="22"/>
            <w:lang w:val="es-ES"/>
          </w:rPr>
          <w:t xml:space="preserve">la hoja de </w:t>
        </w:r>
      </w:ins>
      <w:ins w:id="52" w:author="JOSE JAIR MONDRAGON RIOS" w:date="2020-04-29T18:16:00Z">
        <w:r>
          <w:rPr>
            <w:rFonts w:cs="Arial"/>
            <w:sz w:val="22"/>
            <w:szCs w:val="22"/>
            <w:lang w:val="es-ES"/>
          </w:rPr>
          <w:t xml:space="preserve">resultados puede consultar el </w:t>
        </w:r>
      </w:ins>
      <w:ins w:id="53" w:author="JOSE JAIR MONDRAGON RIOS" w:date="2020-04-29T18:20:00Z">
        <w:r>
          <w:rPr>
            <w:rFonts w:cs="Arial"/>
            <w:sz w:val="22"/>
            <w:szCs w:val="22"/>
            <w:lang w:val="es-ES"/>
          </w:rPr>
          <w:t>“</w:t>
        </w:r>
      </w:ins>
      <w:ins w:id="54" w:author="JOSE JAIR MONDRAGON RIOS" w:date="2020-04-29T18:16:00Z">
        <w:r>
          <w:rPr>
            <w:rFonts w:cs="Arial"/>
            <w:sz w:val="22"/>
            <w:szCs w:val="22"/>
            <w:lang w:val="es-ES"/>
          </w:rPr>
          <w:t>ins</w:t>
        </w:r>
      </w:ins>
      <w:ins w:id="55" w:author="JOSE JAIR MONDRAGON RIOS" w:date="2020-04-29T18:17:00Z">
        <w:r>
          <w:rPr>
            <w:rFonts w:cs="Arial"/>
            <w:sz w:val="22"/>
            <w:szCs w:val="22"/>
            <w:lang w:val="es-ES"/>
          </w:rPr>
          <w:t>tructivo</w:t>
        </w:r>
      </w:ins>
      <w:ins w:id="56" w:author="JOSE JAIR MONDRAGON RIOS" w:date="2020-04-29T18:20:00Z">
        <w:r>
          <w:rPr>
            <w:rFonts w:cs="Arial"/>
            <w:sz w:val="22"/>
            <w:szCs w:val="22"/>
            <w:lang w:val="es-ES"/>
          </w:rPr>
          <w:t>_</w:t>
        </w:r>
      </w:ins>
      <w:ins w:id="57" w:author="JOSE JAIR MONDRAGON RIOS" w:date="2020-04-29T18:19:00Z">
        <w:r>
          <w:rPr>
            <w:rFonts w:cs="Arial"/>
            <w:sz w:val="22"/>
            <w:szCs w:val="22"/>
            <w:lang w:val="es-ES"/>
          </w:rPr>
          <w:t>consulta_da</w:t>
        </w:r>
      </w:ins>
      <w:ins w:id="58" w:author="JOSE JAIR MONDRAGON RIOS" w:date="2020-04-29T18:20:00Z">
        <w:r>
          <w:rPr>
            <w:rFonts w:cs="Arial"/>
            <w:sz w:val="22"/>
            <w:szCs w:val="22"/>
            <w:lang w:val="es-ES"/>
          </w:rPr>
          <w:t>tos_modelo_Covid</w:t>
        </w:r>
      </w:ins>
      <w:ins w:id="59" w:author="JOSE JAIR MONDRAGON RIOS" w:date="2020-04-29T18:17:00Z">
        <w:r>
          <w:rPr>
            <w:rFonts w:cs="Arial"/>
            <w:bCs/>
            <w:sz w:val="22"/>
            <w:szCs w:val="22"/>
            <w:lang w:val="es-419"/>
          </w:rPr>
          <w:t xml:space="preserve">” en el siguiente link </w:t>
        </w:r>
      </w:ins>
      <w:r w:rsidRPr="00CD7E4E">
        <w:rPr>
          <w:sz w:val="22"/>
          <w:szCs w:val="22"/>
        </w:rPr>
        <w:fldChar w:fldCharType="begin"/>
      </w:r>
      <w:r w:rsidRPr="00CD7E4E">
        <w:rPr>
          <w:sz w:val="22"/>
          <w:szCs w:val="22"/>
        </w:rPr>
        <w:instrText xml:space="preserve"> HYPERLINK "https://www.ins.gov.co/Direcciones/ONS/reportes-de-modelo-para-capitales" </w:instrText>
      </w:r>
      <w:r w:rsidRPr="00CD7E4E">
        <w:rPr>
          <w:sz w:val="22"/>
          <w:szCs w:val="22"/>
        </w:rPr>
        <w:fldChar w:fldCharType="separate"/>
      </w:r>
      <w:ins w:id="60" w:author="JOSE JAIR MONDRAGON RIOS" w:date="2020-04-29T18:19:00Z">
        <w:r w:rsidRPr="00CD7E4E">
          <w:rPr>
            <w:rStyle w:val="Hipervnculo"/>
            <w:sz w:val="22"/>
            <w:szCs w:val="22"/>
          </w:rPr>
          <w:t>https://www.ins.gov.co/Direcciones/ONS/reportes-de-modelo-para-capitales</w:t>
        </w:r>
        <w:r w:rsidRPr="00CD7E4E">
          <w:rPr>
            <w:sz w:val="22"/>
            <w:szCs w:val="22"/>
          </w:rPr>
          <w:fldChar w:fldCharType="end"/>
        </w:r>
      </w:ins>
      <w:ins w:id="61" w:author="JOSE JAIR MONDRAGON RIOS" w:date="2020-04-29T18:20:00Z">
        <w:r w:rsidRPr="00CD7E4E">
          <w:rPr>
            <w:sz w:val="22"/>
            <w:szCs w:val="22"/>
          </w:rPr>
          <w:t>.</w:t>
        </w:r>
      </w:ins>
    </w:p>
    <w:sectPr w:rsidR="00627B46" w:rsidRPr="00A03BC5" w:rsidSect="00BB20CE">
      <w:headerReference w:type="default" r:id="rId27"/>
      <w:footerReference w:type="default" r:id="rId28"/>
      <w:pgSz w:w="12240" w:h="15840"/>
      <w:pgMar w:top="2381" w:right="1701" w:bottom="1985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Carlos Castañeda" w:date="2020-04-29T16:21:00Z" w:initials="CC">
    <w:p w14:paraId="3FFBA6EA" w14:textId="77777777" w:rsidR="00A9096B" w:rsidRDefault="00A9096B" w:rsidP="00A9096B">
      <w:pPr>
        <w:pStyle w:val="Textocomentario"/>
      </w:pPr>
      <w:r>
        <w:rPr>
          <w:rStyle w:val="Refdecomentario"/>
        </w:rPr>
        <w:annotationRef/>
      </w:r>
      <w:r>
        <w:t>Incluir el enlace de descarga</w:t>
      </w:r>
    </w:p>
  </w:comment>
  <w:comment w:id="20" w:author="Karol Patricia Cotes Cantillo" w:date="2020-04-28T08:39:00Z" w:initials="KPCC">
    <w:p w14:paraId="526EDEFD" w14:textId="058432DF" w:rsidR="001468FE" w:rsidRDefault="001468FE">
      <w:pPr>
        <w:pStyle w:val="Textocomentario"/>
      </w:pPr>
      <w:r>
        <w:rPr>
          <w:rStyle w:val="Refdecomentario"/>
        </w:rPr>
        <w:annotationRef/>
      </w:r>
      <w:r>
        <w:t>Y no sería bueno ponerles la ruta?</w:t>
      </w:r>
    </w:p>
  </w:comment>
  <w:comment w:id="21" w:author="JOSE JAIR MONDRAGON RIOS" w:date="2020-04-28T09:14:00Z" w:initials="JJMR">
    <w:p w14:paraId="77568550" w14:textId="1A42628B" w:rsidR="009016F7" w:rsidRDefault="009016F7">
      <w:pPr>
        <w:pStyle w:val="Textocomentario"/>
      </w:pPr>
      <w:r>
        <w:rPr>
          <w:rStyle w:val="Refdecomentario"/>
        </w:rPr>
        <w:annotationRef/>
      </w:r>
      <w:r w:rsidR="00D96BCF">
        <w:t>Aún</w:t>
      </w:r>
      <w:r>
        <w:t xml:space="preserve"> no </w:t>
      </w:r>
      <w:r w:rsidR="00D96BCF">
        <w:t>está</w:t>
      </w:r>
      <w:r>
        <w:t xml:space="preserve"> colgado por eso no lo hice no </w:t>
      </w:r>
      <w:r w:rsidR="00D96BCF">
        <w:t>sé</w:t>
      </w:r>
      <w:r>
        <w:t xml:space="preserve"> </w:t>
      </w:r>
      <w:r w:rsidR="00D96BCF">
        <w:t>dónde</w:t>
      </w:r>
      <w:r>
        <w:t xml:space="preserve"> va quedar alojado</w:t>
      </w:r>
    </w:p>
  </w:comment>
  <w:comment w:id="22" w:author="JOSE JAIR MONDRAGON RIOS" w:date="2020-04-28T12:20:00Z" w:initials="JJMR">
    <w:p w14:paraId="51427421" w14:textId="7D6DFA8A" w:rsidR="00D96BCF" w:rsidRDefault="00D96BCF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FBA6EA" w15:done="0"/>
  <w15:commentEx w15:paraId="526EDEFD" w15:done="0"/>
  <w15:commentEx w15:paraId="77568550" w15:paraIdParent="526EDEFD" w15:done="0"/>
  <w15:commentEx w15:paraId="51427421" w15:paraIdParent="526EDEF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FBA6EA" w16cid:durableId="225439AC"/>
  <w16cid:commentId w16cid:paraId="526EDEFD" w16cid:durableId="22526F9C"/>
  <w16cid:commentId w16cid:paraId="77568550" w16cid:durableId="2252726A"/>
  <w16cid:commentId w16cid:paraId="51427421" w16cid:durableId="22529E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53894" w14:textId="77777777" w:rsidR="000274D3" w:rsidRDefault="000274D3" w:rsidP="00733FA3">
      <w:r>
        <w:separator/>
      </w:r>
    </w:p>
  </w:endnote>
  <w:endnote w:type="continuationSeparator" w:id="0">
    <w:p w14:paraId="52638188" w14:textId="77777777" w:rsidR="000274D3" w:rsidRDefault="000274D3" w:rsidP="00733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Swis721 Blk BT">
    <w:charset w:val="00"/>
    <w:family w:val="swiss"/>
    <w:pitch w:val="variable"/>
    <w:sig w:usb0="00000087" w:usb1="00000000" w:usb2="00000000" w:usb3="00000000" w:csb0="0000001B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6939494"/>
      <w:docPartObj>
        <w:docPartGallery w:val="Page Numbers (Bottom of Page)"/>
        <w:docPartUnique/>
      </w:docPartObj>
    </w:sdtPr>
    <w:sdtEndPr>
      <w:rPr>
        <w:rFonts w:cs="Arial"/>
        <w:sz w:val="20"/>
        <w:szCs w:val="20"/>
      </w:rPr>
    </w:sdtEndPr>
    <w:sdtContent>
      <w:p w14:paraId="3B32C950" w14:textId="77777777" w:rsidR="00176882" w:rsidRDefault="00176882" w:rsidP="004C44DA">
        <w:pPr>
          <w:pStyle w:val="Piedepgina"/>
          <w:jc w:val="right"/>
        </w:pPr>
        <w:r>
          <w:softHyphen/>
        </w:r>
      </w:p>
      <w:p w14:paraId="2661D7EF" w14:textId="1B77E523" w:rsidR="00176882" w:rsidRPr="004C44DA" w:rsidRDefault="00176882" w:rsidP="004C44DA">
        <w:pPr>
          <w:pStyle w:val="Piedepgina"/>
          <w:jc w:val="right"/>
          <w:rPr>
            <w:rFonts w:cs="Arial"/>
            <w:sz w:val="20"/>
            <w:szCs w:val="20"/>
          </w:rPr>
        </w:pPr>
        <w:r w:rsidRPr="004C44DA">
          <w:rPr>
            <w:rFonts w:cs="Arial"/>
            <w:sz w:val="20"/>
            <w:szCs w:val="20"/>
          </w:rPr>
          <w:fldChar w:fldCharType="begin"/>
        </w:r>
        <w:r w:rsidRPr="004C44DA">
          <w:rPr>
            <w:rFonts w:cs="Arial"/>
            <w:sz w:val="20"/>
            <w:szCs w:val="20"/>
          </w:rPr>
          <w:instrText xml:space="preserve"> PAGE </w:instrText>
        </w:r>
        <w:r w:rsidRPr="004C44DA">
          <w:rPr>
            <w:rFonts w:cs="Arial"/>
            <w:sz w:val="20"/>
            <w:szCs w:val="20"/>
          </w:rPr>
          <w:fldChar w:fldCharType="separate"/>
        </w:r>
        <w:r w:rsidR="001468FE">
          <w:rPr>
            <w:rFonts w:cs="Arial"/>
            <w:noProof/>
            <w:sz w:val="20"/>
            <w:szCs w:val="20"/>
          </w:rPr>
          <w:t>1</w:t>
        </w:r>
        <w:r w:rsidRPr="004C44DA">
          <w:rPr>
            <w:rFonts w:cs="Arial"/>
            <w:sz w:val="20"/>
            <w:szCs w:val="20"/>
          </w:rPr>
          <w:fldChar w:fldCharType="end"/>
        </w:r>
        <w:r w:rsidRPr="004C44DA">
          <w:rPr>
            <w:rFonts w:cs="Arial"/>
            <w:sz w:val="20"/>
            <w:szCs w:val="20"/>
          </w:rPr>
          <w:t xml:space="preserve"> de </w:t>
        </w:r>
        <w:r w:rsidRPr="004C44DA">
          <w:rPr>
            <w:rStyle w:val="Nmerodepgina"/>
            <w:rFonts w:cs="Arial"/>
            <w:sz w:val="20"/>
            <w:szCs w:val="20"/>
          </w:rPr>
          <w:fldChar w:fldCharType="begin"/>
        </w:r>
        <w:r w:rsidRPr="004C44DA">
          <w:rPr>
            <w:rStyle w:val="Nmerodepgina"/>
            <w:rFonts w:cs="Arial"/>
            <w:sz w:val="20"/>
            <w:szCs w:val="20"/>
          </w:rPr>
          <w:instrText xml:space="preserve"> NUMPAGES </w:instrText>
        </w:r>
        <w:r w:rsidRPr="004C44DA">
          <w:rPr>
            <w:rStyle w:val="Nmerodepgina"/>
            <w:rFonts w:cs="Arial"/>
            <w:sz w:val="20"/>
            <w:szCs w:val="20"/>
          </w:rPr>
          <w:fldChar w:fldCharType="separate"/>
        </w:r>
        <w:r w:rsidR="001468FE">
          <w:rPr>
            <w:rStyle w:val="Nmerodepgina"/>
            <w:rFonts w:cs="Arial"/>
            <w:noProof/>
            <w:sz w:val="20"/>
            <w:szCs w:val="20"/>
          </w:rPr>
          <w:t>9</w:t>
        </w:r>
        <w:r w:rsidRPr="004C44DA">
          <w:rPr>
            <w:rStyle w:val="Nmerodepgina"/>
            <w:rFonts w:cs="Arial"/>
            <w:sz w:val="20"/>
            <w:szCs w:val="20"/>
          </w:rPr>
          <w:fldChar w:fldCharType="end"/>
        </w:r>
      </w:p>
    </w:sdtContent>
  </w:sdt>
  <w:p w14:paraId="12A5A572" w14:textId="77777777" w:rsidR="00176882" w:rsidRDefault="00462B37" w:rsidP="009F3D5F">
    <w:pPr>
      <w:pStyle w:val="Piedepgina"/>
      <w:jc w:val="center"/>
    </w:pPr>
    <w:r>
      <w:rPr>
        <w:noProof/>
        <w:lang w:val="es-CO" w:eastAsia="es-CO"/>
      </w:rPr>
      <w:drawing>
        <wp:inline distT="0" distB="0" distL="0" distR="0" wp14:anchorId="33A380D6" wp14:editId="229268BC">
          <wp:extent cx="5610860" cy="724535"/>
          <wp:effectExtent l="0" t="0" r="889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0860" cy="724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25466" w14:textId="77777777" w:rsidR="000274D3" w:rsidRDefault="000274D3" w:rsidP="00733FA3">
      <w:r>
        <w:separator/>
      </w:r>
    </w:p>
  </w:footnote>
  <w:footnote w:type="continuationSeparator" w:id="0">
    <w:p w14:paraId="632B36B3" w14:textId="77777777" w:rsidR="000274D3" w:rsidRDefault="000274D3" w:rsidP="00733F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84C2D" w14:textId="77777777" w:rsidR="00176882" w:rsidRPr="00AC0960" w:rsidRDefault="00816EBF" w:rsidP="00AC0960">
    <w:pPr>
      <w:pStyle w:val="Encabezado"/>
    </w:pPr>
    <w:r>
      <w:rPr>
        <w:noProof/>
        <w:lang w:val="es-CO" w:eastAsia="es-CO"/>
      </w:rPr>
      <w:drawing>
        <wp:inline distT="0" distB="0" distL="0" distR="0" wp14:anchorId="4633BE4F" wp14:editId="4A18C752">
          <wp:extent cx="5612130" cy="1218565"/>
          <wp:effectExtent l="0" t="0" r="7620" b="635"/>
          <wp:docPr id="10" name="Imagen 10" descr="Imagen que contiene captura de pantalla&#10;&#10;Descripción generada con confianza al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NS_Plantillas_Documento_cabecera_2018_12_2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12130" cy="12185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C3C62"/>
    <w:multiLevelType w:val="hybridMultilevel"/>
    <w:tmpl w:val="60E81E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54F3D46"/>
    <w:multiLevelType w:val="hybridMultilevel"/>
    <w:tmpl w:val="C6A42D14"/>
    <w:lvl w:ilvl="0" w:tplc="AADA1D18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sz w:val="24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57E59"/>
    <w:multiLevelType w:val="hybridMultilevel"/>
    <w:tmpl w:val="F13E8DB2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5BF3BEB"/>
    <w:multiLevelType w:val="hybridMultilevel"/>
    <w:tmpl w:val="BECE727A"/>
    <w:lvl w:ilvl="0" w:tplc="11CAC396">
      <w:start w:val="1"/>
      <w:numFmt w:val="decimal"/>
      <w:lvlText w:val="%1."/>
      <w:lvlJc w:val="left"/>
      <w:pPr>
        <w:ind w:left="720" w:hanging="360"/>
      </w:pPr>
      <w:rPr>
        <w:rFonts w:cs="Arial"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05EF5"/>
    <w:multiLevelType w:val="hybridMultilevel"/>
    <w:tmpl w:val="5766536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61703EE8"/>
    <w:multiLevelType w:val="hybridMultilevel"/>
    <w:tmpl w:val="C6A42D14"/>
    <w:lvl w:ilvl="0" w:tplc="AADA1D18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sz w:val="24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3200A"/>
    <w:multiLevelType w:val="hybridMultilevel"/>
    <w:tmpl w:val="094282FE"/>
    <w:lvl w:ilvl="0" w:tplc="11CAC396">
      <w:start w:val="1"/>
      <w:numFmt w:val="decimal"/>
      <w:lvlText w:val="%1."/>
      <w:lvlJc w:val="left"/>
      <w:pPr>
        <w:ind w:left="720" w:hanging="360"/>
      </w:pPr>
      <w:rPr>
        <w:rFonts w:cs="Arial"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4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SE JAIR MONDRAGON RIOS">
    <w15:presenceInfo w15:providerId="None" w15:userId="JOSE JAIR MONDRAGON RIOS"/>
  </w15:person>
  <w15:person w15:author="Carlos Castañeda">
    <w15:presenceInfo w15:providerId="None" w15:userId="Carlos Castañeda"/>
  </w15:person>
  <w15:person w15:author="Karol Patricia Cotes Cantillo">
    <w15:presenceInfo w15:providerId="None" w15:userId="Karol Patricia Cotes Cantill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FA3"/>
    <w:rsid w:val="0000487E"/>
    <w:rsid w:val="00006ED5"/>
    <w:rsid w:val="00010D00"/>
    <w:rsid w:val="00011981"/>
    <w:rsid w:val="0001328C"/>
    <w:rsid w:val="000133B0"/>
    <w:rsid w:val="00013545"/>
    <w:rsid w:val="000150E5"/>
    <w:rsid w:val="00017020"/>
    <w:rsid w:val="000177BE"/>
    <w:rsid w:val="00022E37"/>
    <w:rsid w:val="000274D3"/>
    <w:rsid w:val="00030914"/>
    <w:rsid w:val="00031222"/>
    <w:rsid w:val="00031655"/>
    <w:rsid w:val="0003226E"/>
    <w:rsid w:val="00034AF9"/>
    <w:rsid w:val="000408FF"/>
    <w:rsid w:val="00043E0C"/>
    <w:rsid w:val="00044944"/>
    <w:rsid w:val="00051EE2"/>
    <w:rsid w:val="00056FD8"/>
    <w:rsid w:val="0006644E"/>
    <w:rsid w:val="00072124"/>
    <w:rsid w:val="00085999"/>
    <w:rsid w:val="00087DDF"/>
    <w:rsid w:val="00087FBE"/>
    <w:rsid w:val="0009047F"/>
    <w:rsid w:val="00090F87"/>
    <w:rsid w:val="000A3B02"/>
    <w:rsid w:val="000A4105"/>
    <w:rsid w:val="000A412A"/>
    <w:rsid w:val="000A5335"/>
    <w:rsid w:val="000A72E4"/>
    <w:rsid w:val="000C1D4A"/>
    <w:rsid w:val="000C1E77"/>
    <w:rsid w:val="000C55DF"/>
    <w:rsid w:val="000C6E73"/>
    <w:rsid w:val="000D0385"/>
    <w:rsid w:val="000D5A35"/>
    <w:rsid w:val="000D6203"/>
    <w:rsid w:val="000D646C"/>
    <w:rsid w:val="000D6556"/>
    <w:rsid w:val="000E1C26"/>
    <w:rsid w:val="000E573C"/>
    <w:rsid w:val="000F0E14"/>
    <w:rsid w:val="000F3FDA"/>
    <w:rsid w:val="000F4FDA"/>
    <w:rsid w:val="000F5455"/>
    <w:rsid w:val="00105661"/>
    <w:rsid w:val="00105C46"/>
    <w:rsid w:val="00111A38"/>
    <w:rsid w:val="001175F7"/>
    <w:rsid w:val="00117F28"/>
    <w:rsid w:val="00122C10"/>
    <w:rsid w:val="001263FD"/>
    <w:rsid w:val="001264B8"/>
    <w:rsid w:val="001312B8"/>
    <w:rsid w:val="00131773"/>
    <w:rsid w:val="00131957"/>
    <w:rsid w:val="0013339B"/>
    <w:rsid w:val="001347B5"/>
    <w:rsid w:val="00136AFF"/>
    <w:rsid w:val="00140B9F"/>
    <w:rsid w:val="0014158D"/>
    <w:rsid w:val="00143C05"/>
    <w:rsid w:val="0014470C"/>
    <w:rsid w:val="00145DDB"/>
    <w:rsid w:val="001468FE"/>
    <w:rsid w:val="0015040A"/>
    <w:rsid w:val="00156EE4"/>
    <w:rsid w:val="0016010F"/>
    <w:rsid w:val="00165058"/>
    <w:rsid w:val="001755D4"/>
    <w:rsid w:val="00176882"/>
    <w:rsid w:val="001769CA"/>
    <w:rsid w:val="00177B11"/>
    <w:rsid w:val="001A58BF"/>
    <w:rsid w:val="001B0719"/>
    <w:rsid w:val="001B2867"/>
    <w:rsid w:val="001B3857"/>
    <w:rsid w:val="001C0688"/>
    <w:rsid w:val="001C0B96"/>
    <w:rsid w:val="001D0389"/>
    <w:rsid w:val="001D4C9C"/>
    <w:rsid w:val="001E0DFF"/>
    <w:rsid w:val="001E2072"/>
    <w:rsid w:val="001F1639"/>
    <w:rsid w:val="001F451A"/>
    <w:rsid w:val="00204607"/>
    <w:rsid w:val="00206560"/>
    <w:rsid w:val="00212C53"/>
    <w:rsid w:val="00216959"/>
    <w:rsid w:val="00217521"/>
    <w:rsid w:val="002213CE"/>
    <w:rsid w:val="00235440"/>
    <w:rsid w:val="00236496"/>
    <w:rsid w:val="002536FD"/>
    <w:rsid w:val="00254285"/>
    <w:rsid w:val="00261546"/>
    <w:rsid w:val="00265A6D"/>
    <w:rsid w:val="00270331"/>
    <w:rsid w:val="00270D50"/>
    <w:rsid w:val="00273AB8"/>
    <w:rsid w:val="0027460A"/>
    <w:rsid w:val="00277234"/>
    <w:rsid w:val="0027737E"/>
    <w:rsid w:val="0028226C"/>
    <w:rsid w:val="00285BEE"/>
    <w:rsid w:val="00286BBE"/>
    <w:rsid w:val="002871FC"/>
    <w:rsid w:val="00287712"/>
    <w:rsid w:val="00290951"/>
    <w:rsid w:val="0029145E"/>
    <w:rsid w:val="00294ABB"/>
    <w:rsid w:val="002A2D96"/>
    <w:rsid w:val="002A6A91"/>
    <w:rsid w:val="002B0A7E"/>
    <w:rsid w:val="002B41DB"/>
    <w:rsid w:val="002B7928"/>
    <w:rsid w:val="002C334E"/>
    <w:rsid w:val="002C49B3"/>
    <w:rsid w:val="002C50BD"/>
    <w:rsid w:val="002D086D"/>
    <w:rsid w:val="002D1292"/>
    <w:rsid w:val="002D4FFF"/>
    <w:rsid w:val="002D58EE"/>
    <w:rsid w:val="002D7EE1"/>
    <w:rsid w:val="002E1240"/>
    <w:rsid w:val="002E2734"/>
    <w:rsid w:val="002F236A"/>
    <w:rsid w:val="002F355B"/>
    <w:rsid w:val="002F697D"/>
    <w:rsid w:val="003113ED"/>
    <w:rsid w:val="00311A09"/>
    <w:rsid w:val="00312031"/>
    <w:rsid w:val="003154CF"/>
    <w:rsid w:val="003168C7"/>
    <w:rsid w:val="0031700E"/>
    <w:rsid w:val="00317B39"/>
    <w:rsid w:val="00320E8F"/>
    <w:rsid w:val="003213C6"/>
    <w:rsid w:val="00332BA9"/>
    <w:rsid w:val="003374DA"/>
    <w:rsid w:val="00343CA2"/>
    <w:rsid w:val="00344F48"/>
    <w:rsid w:val="0035166C"/>
    <w:rsid w:val="0036130E"/>
    <w:rsid w:val="00372C4D"/>
    <w:rsid w:val="003736E9"/>
    <w:rsid w:val="00376920"/>
    <w:rsid w:val="00380C82"/>
    <w:rsid w:val="00383970"/>
    <w:rsid w:val="003941F3"/>
    <w:rsid w:val="0039442F"/>
    <w:rsid w:val="0039531C"/>
    <w:rsid w:val="00396AB3"/>
    <w:rsid w:val="003A5B55"/>
    <w:rsid w:val="003A6A00"/>
    <w:rsid w:val="003B3ECF"/>
    <w:rsid w:val="003B62DE"/>
    <w:rsid w:val="003B7515"/>
    <w:rsid w:val="003C05F9"/>
    <w:rsid w:val="003C2D4B"/>
    <w:rsid w:val="003C2F51"/>
    <w:rsid w:val="003C34DE"/>
    <w:rsid w:val="003C4BA6"/>
    <w:rsid w:val="003C7474"/>
    <w:rsid w:val="003D018B"/>
    <w:rsid w:val="003D1E3E"/>
    <w:rsid w:val="003E2BE9"/>
    <w:rsid w:val="003F0670"/>
    <w:rsid w:val="00405944"/>
    <w:rsid w:val="00411877"/>
    <w:rsid w:val="00415CD0"/>
    <w:rsid w:val="0042404F"/>
    <w:rsid w:val="00431645"/>
    <w:rsid w:val="00432DD7"/>
    <w:rsid w:val="004422A9"/>
    <w:rsid w:val="00443584"/>
    <w:rsid w:val="0045191D"/>
    <w:rsid w:val="00461C5B"/>
    <w:rsid w:val="00462B37"/>
    <w:rsid w:val="00467921"/>
    <w:rsid w:val="0047348F"/>
    <w:rsid w:val="00480BFD"/>
    <w:rsid w:val="00487E74"/>
    <w:rsid w:val="00494AB3"/>
    <w:rsid w:val="004A313D"/>
    <w:rsid w:val="004A4E62"/>
    <w:rsid w:val="004B49E0"/>
    <w:rsid w:val="004C2AE3"/>
    <w:rsid w:val="004C44DA"/>
    <w:rsid w:val="004C7A31"/>
    <w:rsid w:val="004D4E6E"/>
    <w:rsid w:val="004D553C"/>
    <w:rsid w:val="004D610D"/>
    <w:rsid w:val="004E0B55"/>
    <w:rsid w:val="004E2C7A"/>
    <w:rsid w:val="004F057C"/>
    <w:rsid w:val="004F1392"/>
    <w:rsid w:val="004F3AC7"/>
    <w:rsid w:val="004F7406"/>
    <w:rsid w:val="00500F27"/>
    <w:rsid w:val="00503DB6"/>
    <w:rsid w:val="00506A0D"/>
    <w:rsid w:val="0050745E"/>
    <w:rsid w:val="0051078C"/>
    <w:rsid w:val="00513692"/>
    <w:rsid w:val="00513987"/>
    <w:rsid w:val="00515454"/>
    <w:rsid w:val="00515771"/>
    <w:rsid w:val="00517F65"/>
    <w:rsid w:val="005202E5"/>
    <w:rsid w:val="00522CC2"/>
    <w:rsid w:val="005272F4"/>
    <w:rsid w:val="00531193"/>
    <w:rsid w:val="00535A34"/>
    <w:rsid w:val="00546085"/>
    <w:rsid w:val="00552323"/>
    <w:rsid w:val="005540D2"/>
    <w:rsid w:val="00563F38"/>
    <w:rsid w:val="00564B52"/>
    <w:rsid w:val="00577319"/>
    <w:rsid w:val="0058146B"/>
    <w:rsid w:val="00582C34"/>
    <w:rsid w:val="005841B4"/>
    <w:rsid w:val="0058569D"/>
    <w:rsid w:val="0058784C"/>
    <w:rsid w:val="005879EF"/>
    <w:rsid w:val="0059793E"/>
    <w:rsid w:val="005A728B"/>
    <w:rsid w:val="005B09E9"/>
    <w:rsid w:val="005B28D9"/>
    <w:rsid w:val="005B6A9A"/>
    <w:rsid w:val="005B77CF"/>
    <w:rsid w:val="005C15FF"/>
    <w:rsid w:val="005C5D00"/>
    <w:rsid w:val="005C7B7A"/>
    <w:rsid w:val="005D0DB0"/>
    <w:rsid w:val="005D25A2"/>
    <w:rsid w:val="005D645D"/>
    <w:rsid w:val="005E2D65"/>
    <w:rsid w:val="005E2FC6"/>
    <w:rsid w:val="005F5CC5"/>
    <w:rsid w:val="006005E4"/>
    <w:rsid w:val="00602655"/>
    <w:rsid w:val="006060BC"/>
    <w:rsid w:val="006116B7"/>
    <w:rsid w:val="0061775C"/>
    <w:rsid w:val="0062045D"/>
    <w:rsid w:val="00620A3E"/>
    <w:rsid w:val="00620F20"/>
    <w:rsid w:val="00621F9A"/>
    <w:rsid w:val="00625C49"/>
    <w:rsid w:val="00626EE0"/>
    <w:rsid w:val="0062769F"/>
    <w:rsid w:val="006277A6"/>
    <w:rsid w:val="00627B46"/>
    <w:rsid w:val="0063148B"/>
    <w:rsid w:val="00631D40"/>
    <w:rsid w:val="00650A21"/>
    <w:rsid w:val="00652A3C"/>
    <w:rsid w:val="00652BCB"/>
    <w:rsid w:val="00653194"/>
    <w:rsid w:val="0065482C"/>
    <w:rsid w:val="006574C2"/>
    <w:rsid w:val="0066034D"/>
    <w:rsid w:val="00661568"/>
    <w:rsid w:val="00664258"/>
    <w:rsid w:val="00665BFD"/>
    <w:rsid w:val="00667234"/>
    <w:rsid w:val="00667E8D"/>
    <w:rsid w:val="0067136B"/>
    <w:rsid w:val="00672ED3"/>
    <w:rsid w:val="00674C74"/>
    <w:rsid w:val="00680476"/>
    <w:rsid w:val="006827ED"/>
    <w:rsid w:val="00683CA2"/>
    <w:rsid w:val="006874BC"/>
    <w:rsid w:val="00687585"/>
    <w:rsid w:val="00687A40"/>
    <w:rsid w:val="00690D03"/>
    <w:rsid w:val="0069371F"/>
    <w:rsid w:val="00693971"/>
    <w:rsid w:val="00695F21"/>
    <w:rsid w:val="0069636F"/>
    <w:rsid w:val="00697628"/>
    <w:rsid w:val="006A0247"/>
    <w:rsid w:val="006A10DF"/>
    <w:rsid w:val="006A3352"/>
    <w:rsid w:val="006A35B4"/>
    <w:rsid w:val="006A3BAD"/>
    <w:rsid w:val="006B3EF8"/>
    <w:rsid w:val="006B41BC"/>
    <w:rsid w:val="006B5D12"/>
    <w:rsid w:val="006C1320"/>
    <w:rsid w:val="006C1F65"/>
    <w:rsid w:val="006C1F8E"/>
    <w:rsid w:val="006C3CA3"/>
    <w:rsid w:val="006C4A6C"/>
    <w:rsid w:val="006E0580"/>
    <w:rsid w:val="006E66A6"/>
    <w:rsid w:val="006E72D7"/>
    <w:rsid w:val="006F456C"/>
    <w:rsid w:val="006F4B37"/>
    <w:rsid w:val="00712DE8"/>
    <w:rsid w:val="007131EA"/>
    <w:rsid w:val="00713707"/>
    <w:rsid w:val="0071508E"/>
    <w:rsid w:val="00715A66"/>
    <w:rsid w:val="007200C8"/>
    <w:rsid w:val="00720ED5"/>
    <w:rsid w:val="00723991"/>
    <w:rsid w:val="00724281"/>
    <w:rsid w:val="007269A5"/>
    <w:rsid w:val="00730EF3"/>
    <w:rsid w:val="00733FA3"/>
    <w:rsid w:val="00734342"/>
    <w:rsid w:val="00741F12"/>
    <w:rsid w:val="007426F5"/>
    <w:rsid w:val="00756603"/>
    <w:rsid w:val="00761138"/>
    <w:rsid w:val="00762531"/>
    <w:rsid w:val="00762B5E"/>
    <w:rsid w:val="00763A88"/>
    <w:rsid w:val="00772674"/>
    <w:rsid w:val="00772E94"/>
    <w:rsid w:val="00772F3E"/>
    <w:rsid w:val="007766C0"/>
    <w:rsid w:val="007770B4"/>
    <w:rsid w:val="00782139"/>
    <w:rsid w:val="00783649"/>
    <w:rsid w:val="007904EB"/>
    <w:rsid w:val="00794F8A"/>
    <w:rsid w:val="007974D5"/>
    <w:rsid w:val="007A1E35"/>
    <w:rsid w:val="007A2921"/>
    <w:rsid w:val="007A4795"/>
    <w:rsid w:val="007C146C"/>
    <w:rsid w:val="007C1B7B"/>
    <w:rsid w:val="007C53BD"/>
    <w:rsid w:val="007C5B97"/>
    <w:rsid w:val="007D2FE9"/>
    <w:rsid w:val="007D72A6"/>
    <w:rsid w:val="007E1F90"/>
    <w:rsid w:val="007E2A06"/>
    <w:rsid w:val="007E38E3"/>
    <w:rsid w:val="007E7D54"/>
    <w:rsid w:val="007F2B0B"/>
    <w:rsid w:val="007F41E1"/>
    <w:rsid w:val="00804732"/>
    <w:rsid w:val="0080563B"/>
    <w:rsid w:val="008122EF"/>
    <w:rsid w:val="00813ED0"/>
    <w:rsid w:val="00815279"/>
    <w:rsid w:val="00815397"/>
    <w:rsid w:val="00815573"/>
    <w:rsid w:val="00816989"/>
    <w:rsid w:val="00816EBF"/>
    <w:rsid w:val="0082240B"/>
    <w:rsid w:val="00823483"/>
    <w:rsid w:val="00824168"/>
    <w:rsid w:val="00825E70"/>
    <w:rsid w:val="00826EE4"/>
    <w:rsid w:val="0083366A"/>
    <w:rsid w:val="00833CCF"/>
    <w:rsid w:val="00834070"/>
    <w:rsid w:val="008369DD"/>
    <w:rsid w:val="00836E4B"/>
    <w:rsid w:val="00841EFD"/>
    <w:rsid w:val="00850E2C"/>
    <w:rsid w:val="0085109B"/>
    <w:rsid w:val="008536C5"/>
    <w:rsid w:val="00854A14"/>
    <w:rsid w:val="00855764"/>
    <w:rsid w:val="0085634D"/>
    <w:rsid w:val="00866828"/>
    <w:rsid w:val="00870702"/>
    <w:rsid w:val="0087145B"/>
    <w:rsid w:val="00871E9D"/>
    <w:rsid w:val="0087392D"/>
    <w:rsid w:val="008766A4"/>
    <w:rsid w:val="00877B65"/>
    <w:rsid w:val="00880403"/>
    <w:rsid w:val="008821CA"/>
    <w:rsid w:val="00884C7F"/>
    <w:rsid w:val="00892194"/>
    <w:rsid w:val="008960DA"/>
    <w:rsid w:val="0089768E"/>
    <w:rsid w:val="008A29BD"/>
    <w:rsid w:val="008A2BC9"/>
    <w:rsid w:val="008B0BBA"/>
    <w:rsid w:val="008B1B44"/>
    <w:rsid w:val="008B22B5"/>
    <w:rsid w:val="008B49A0"/>
    <w:rsid w:val="008C0F3C"/>
    <w:rsid w:val="008C6088"/>
    <w:rsid w:val="008C7C09"/>
    <w:rsid w:val="008D4F0D"/>
    <w:rsid w:val="008D6A49"/>
    <w:rsid w:val="008E02AA"/>
    <w:rsid w:val="008E1D61"/>
    <w:rsid w:val="008E4455"/>
    <w:rsid w:val="008E6346"/>
    <w:rsid w:val="008E68DC"/>
    <w:rsid w:val="008F3D59"/>
    <w:rsid w:val="008F4B86"/>
    <w:rsid w:val="008F667A"/>
    <w:rsid w:val="009016F7"/>
    <w:rsid w:val="00902340"/>
    <w:rsid w:val="00914F0C"/>
    <w:rsid w:val="00915E7C"/>
    <w:rsid w:val="00920E3C"/>
    <w:rsid w:val="00925626"/>
    <w:rsid w:val="00927D80"/>
    <w:rsid w:val="009309F3"/>
    <w:rsid w:val="00930F2C"/>
    <w:rsid w:val="0094282D"/>
    <w:rsid w:val="00943A8F"/>
    <w:rsid w:val="00945CBB"/>
    <w:rsid w:val="009507D5"/>
    <w:rsid w:val="00951D2D"/>
    <w:rsid w:val="00952F64"/>
    <w:rsid w:val="0096097C"/>
    <w:rsid w:val="00962590"/>
    <w:rsid w:val="00962A22"/>
    <w:rsid w:val="0096539D"/>
    <w:rsid w:val="00965E38"/>
    <w:rsid w:val="009666B5"/>
    <w:rsid w:val="00966DFE"/>
    <w:rsid w:val="00967C5B"/>
    <w:rsid w:val="0097129F"/>
    <w:rsid w:val="009718D1"/>
    <w:rsid w:val="00981931"/>
    <w:rsid w:val="009822D2"/>
    <w:rsid w:val="00984E78"/>
    <w:rsid w:val="00992575"/>
    <w:rsid w:val="00993368"/>
    <w:rsid w:val="009A3024"/>
    <w:rsid w:val="009A51E6"/>
    <w:rsid w:val="009A63F3"/>
    <w:rsid w:val="009A6609"/>
    <w:rsid w:val="009A686F"/>
    <w:rsid w:val="009B01E0"/>
    <w:rsid w:val="009B4213"/>
    <w:rsid w:val="009B75F1"/>
    <w:rsid w:val="009C0268"/>
    <w:rsid w:val="009D13E8"/>
    <w:rsid w:val="009D2727"/>
    <w:rsid w:val="009D2FEE"/>
    <w:rsid w:val="009D38F2"/>
    <w:rsid w:val="009D4EEF"/>
    <w:rsid w:val="009D70C3"/>
    <w:rsid w:val="009E01F3"/>
    <w:rsid w:val="009E07DB"/>
    <w:rsid w:val="009E196D"/>
    <w:rsid w:val="009E3212"/>
    <w:rsid w:val="009E7D83"/>
    <w:rsid w:val="009F1D93"/>
    <w:rsid w:val="009F21C4"/>
    <w:rsid w:val="009F3D5F"/>
    <w:rsid w:val="009F4266"/>
    <w:rsid w:val="009F7184"/>
    <w:rsid w:val="00A0101E"/>
    <w:rsid w:val="00A018DF"/>
    <w:rsid w:val="00A01F99"/>
    <w:rsid w:val="00A03B21"/>
    <w:rsid w:val="00A03BC5"/>
    <w:rsid w:val="00A11249"/>
    <w:rsid w:val="00A11FAC"/>
    <w:rsid w:val="00A1321C"/>
    <w:rsid w:val="00A144ED"/>
    <w:rsid w:val="00A213E8"/>
    <w:rsid w:val="00A31125"/>
    <w:rsid w:val="00A3162C"/>
    <w:rsid w:val="00A4145C"/>
    <w:rsid w:val="00A4210E"/>
    <w:rsid w:val="00A42371"/>
    <w:rsid w:val="00A42ACA"/>
    <w:rsid w:val="00A46E0F"/>
    <w:rsid w:val="00A47529"/>
    <w:rsid w:val="00A50F21"/>
    <w:rsid w:val="00A55D42"/>
    <w:rsid w:val="00A63593"/>
    <w:rsid w:val="00A728D4"/>
    <w:rsid w:val="00A76F3D"/>
    <w:rsid w:val="00A862E9"/>
    <w:rsid w:val="00A9096B"/>
    <w:rsid w:val="00A920B1"/>
    <w:rsid w:val="00A9532C"/>
    <w:rsid w:val="00AA1696"/>
    <w:rsid w:val="00AA49D1"/>
    <w:rsid w:val="00AA69D8"/>
    <w:rsid w:val="00AB0A36"/>
    <w:rsid w:val="00AB62C4"/>
    <w:rsid w:val="00AB6F21"/>
    <w:rsid w:val="00AB70B7"/>
    <w:rsid w:val="00AC0960"/>
    <w:rsid w:val="00AC12A1"/>
    <w:rsid w:val="00AC144C"/>
    <w:rsid w:val="00AC7BFD"/>
    <w:rsid w:val="00AD02CF"/>
    <w:rsid w:val="00AD3684"/>
    <w:rsid w:val="00AD488A"/>
    <w:rsid w:val="00AE14C6"/>
    <w:rsid w:val="00AE65F1"/>
    <w:rsid w:val="00AE6633"/>
    <w:rsid w:val="00AF3F40"/>
    <w:rsid w:val="00AF7D1D"/>
    <w:rsid w:val="00B04F2F"/>
    <w:rsid w:val="00B06126"/>
    <w:rsid w:val="00B06F32"/>
    <w:rsid w:val="00B071E6"/>
    <w:rsid w:val="00B127B4"/>
    <w:rsid w:val="00B1421B"/>
    <w:rsid w:val="00B150DC"/>
    <w:rsid w:val="00B20AE2"/>
    <w:rsid w:val="00B24B6A"/>
    <w:rsid w:val="00B3011F"/>
    <w:rsid w:val="00B34468"/>
    <w:rsid w:val="00B4141A"/>
    <w:rsid w:val="00B438D2"/>
    <w:rsid w:val="00B46F80"/>
    <w:rsid w:val="00B550C2"/>
    <w:rsid w:val="00B5577A"/>
    <w:rsid w:val="00B63E75"/>
    <w:rsid w:val="00B644B2"/>
    <w:rsid w:val="00B66629"/>
    <w:rsid w:val="00B71A47"/>
    <w:rsid w:val="00B723F8"/>
    <w:rsid w:val="00B73ADD"/>
    <w:rsid w:val="00B74A08"/>
    <w:rsid w:val="00B76A96"/>
    <w:rsid w:val="00B82C7F"/>
    <w:rsid w:val="00B8318B"/>
    <w:rsid w:val="00B83A09"/>
    <w:rsid w:val="00B867CF"/>
    <w:rsid w:val="00B911A8"/>
    <w:rsid w:val="00B919CA"/>
    <w:rsid w:val="00B92406"/>
    <w:rsid w:val="00B97A3C"/>
    <w:rsid w:val="00BA05F9"/>
    <w:rsid w:val="00BA66A9"/>
    <w:rsid w:val="00BA72C5"/>
    <w:rsid w:val="00BA77F5"/>
    <w:rsid w:val="00BB053C"/>
    <w:rsid w:val="00BB20CE"/>
    <w:rsid w:val="00BB4162"/>
    <w:rsid w:val="00BB6CA1"/>
    <w:rsid w:val="00BC0DB7"/>
    <w:rsid w:val="00BC0E71"/>
    <w:rsid w:val="00BD0BB9"/>
    <w:rsid w:val="00BD379D"/>
    <w:rsid w:val="00BD509C"/>
    <w:rsid w:val="00BD5B51"/>
    <w:rsid w:val="00BD649D"/>
    <w:rsid w:val="00BE1058"/>
    <w:rsid w:val="00BE1485"/>
    <w:rsid w:val="00BE2F6C"/>
    <w:rsid w:val="00BE4379"/>
    <w:rsid w:val="00BF008A"/>
    <w:rsid w:val="00BF23E8"/>
    <w:rsid w:val="00BF53CF"/>
    <w:rsid w:val="00BF5BD4"/>
    <w:rsid w:val="00C01072"/>
    <w:rsid w:val="00C1107C"/>
    <w:rsid w:val="00C159DF"/>
    <w:rsid w:val="00C1604B"/>
    <w:rsid w:val="00C2495C"/>
    <w:rsid w:val="00C25015"/>
    <w:rsid w:val="00C2765C"/>
    <w:rsid w:val="00C35642"/>
    <w:rsid w:val="00C4005C"/>
    <w:rsid w:val="00C4189C"/>
    <w:rsid w:val="00C42AFD"/>
    <w:rsid w:val="00C431EF"/>
    <w:rsid w:val="00C460E7"/>
    <w:rsid w:val="00C51CE9"/>
    <w:rsid w:val="00C55C50"/>
    <w:rsid w:val="00C67924"/>
    <w:rsid w:val="00C73C02"/>
    <w:rsid w:val="00C80AA0"/>
    <w:rsid w:val="00C8214E"/>
    <w:rsid w:val="00C90AD6"/>
    <w:rsid w:val="00C9279C"/>
    <w:rsid w:val="00C960EE"/>
    <w:rsid w:val="00CA2EFF"/>
    <w:rsid w:val="00CA750C"/>
    <w:rsid w:val="00CA7705"/>
    <w:rsid w:val="00CB06E4"/>
    <w:rsid w:val="00CB5E62"/>
    <w:rsid w:val="00CC093D"/>
    <w:rsid w:val="00CC3750"/>
    <w:rsid w:val="00CD6425"/>
    <w:rsid w:val="00CD6955"/>
    <w:rsid w:val="00CD6AC9"/>
    <w:rsid w:val="00CD792E"/>
    <w:rsid w:val="00CD7E4E"/>
    <w:rsid w:val="00CE3D8F"/>
    <w:rsid w:val="00CE6D17"/>
    <w:rsid w:val="00CF655B"/>
    <w:rsid w:val="00CF69B9"/>
    <w:rsid w:val="00D035B7"/>
    <w:rsid w:val="00D037B8"/>
    <w:rsid w:val="00D039FC"/>
    <w:rsid w:val="00D03A65"/>
    <w:rsid w:val="00D0435F"/>
    <w:rsid w:val="00D06288"/>
    <w:rsid w:val="00D068AD"/>
    <w:rsid w:val="00D24DB3"/>
    <w:rsid w:val="00D26734"/>
    <w:rsid w:val="00D27EB8"/>
    <w:rsid w:val="00D31B90"/>
    <w:rsid w:val="00D31D20"/>
    <w:rsid w:val="00D34CC0"/>
    <w:rsid w:val="00D35050"/>
    <w:rsid w:val="00D54E8C"/>
    <w:rsid w:val="00D579B0"/>
    <w:rsid w:val="00D601DB"/>
    <w:rsid w:val="00D602FD"/>
    <w:rsid w:val="00D62ECB"/>
    <w:rsid w:val="00D63010"/>
    <w:rsid w:val="00D636DD"/>
    <w:rsid w:val="00D653A4"/>
    <w:rsid w:val="00D6650B"/>
    <w:rsid w:val="00D66C0A"/>
    <w:rsid w:val="00D713F7"/>
    <w:rsid w:val="00D7261F"/>
    <w:rsid w:val="00D74DB9"/>
    <w:rsid w:val="00D805B0"/>
    <w:rsid w:val="00D8532A"/>
    <w:rsid w:val="00D86AC2"/>
    <w:rsid w:val="00D93147"/>
    <w:rsid w:val="00D96BCF"/>
    <w:rsid w:val="00DA1E7A"/>
    <w:rsid w:val="00DA518B"/>
    <w:rsid w:val="00DA5211"/>
    <w:rsid w:val="00DA67F7"/>
    <w:rsid w:val="00DB0542"/>
    <w:rsid w:val="00DB0C58"/>
    <w:rsid w:val="00DB248F"/>
    <w:rsid w:val="00DB4D67"/>
    <w:rsid w:val="00DB626A"/>
    <w:rsid w:val="00DC22FB"/>
    <w:rsid w:val="00DC4F92"/>
    <w:rsid w:val="00DC6705"/>
    <w:rsid w:val="00DD3248"/>
    <w:rsid w:val="00DD355C"/>
    <w:rsid w:val="00DD396A"/>
    <w:rsid w:val="00DD3D4A"/>
    <w:rsid w:val="00DE497C"/>
    <w:rsid w:val="00DE7927"/>
    <w:rsid w:val="00DF3117"/>
    <w:rsid w:val="00DF3C87"/>
    <w:rsid w:val="00DF59EF"/>
    <w:rsid w:val="00E04069"/>
    <w:rsid w:val="00E04433"/>
    <w:rsid w:val="00E04662"/>
    <w:rsid w:val="00E049EA"/>
    <w:rsid w:val="00E0526C"/>
    <w:rsid w:val="00E12BC7"/>
    <w:rsid w:val="00E20613"/>
    <w:rsid w:val="00E21181"/>
    <w:rsid w:val="00E24573"/>
    <w:rsid w:val="00E26319"/>
    <w:rsid w:val="00E27476"/>
    <w:rsid w:val="00E27652"/>
    <w:rsid w:val="00E30DF8"/>
    <w:rsid w:val="00E3194B"/>
    <w:rsid w:val="00E327D3"/>
    <w:rsid w:val="00E3296B"/>
    <w:rsid w:val="00E32A65"/>
    <w:rsid w:val="00E34001"/>
    <w:rsid w:val="00E35CD8"/>
    <w:rsid w:val="00E37644"/>
    <w:rsid w:val="00E43171"/>
    <w:rsid w:val="00E463B8"/>
    <w:rsid w:val="00E46B78"/>
    <w:rsid w:val="00E47168"/>
    <w:rsid w:val="00E509AA"/>
    <w:rsid w:val="00E519DE"/>
    <w:rsid w:val="00E51C54"/>
    <w:rsid w:val="00E54DDA"/>
    <w:rsid w:val="00E60D19"/>
    <w:rsid w:val="00E61E43"/>
    <w:rsid w:val="00E638B0"/>
    <w:rsid w:val="00E66EA0"/>
    <w:rsid w:val="00E679A3"/>
    <w:rsid w:val="00E753BF"/>
    <w:rsid w:val="00E7743E"/>
    <w:rsid w:val="00E8195A"/>
    <w:rsid w:val="00E827E5"/>
    <w:rsid w:val="00E83046"/>
    <w:rsid w:val="00E90004"/>
    <w:rsid w:val="00E93FCE"/>
    <w:rsid w:val="00E971D8"/>
    <w:rsid w:val="00EA133D"/>
    <w:rsid w:val="00EA199A"/>
    <w:rsid w:val="00EA2F01"/>
    <w:rsid w:val="00EA7D16"/>
    <w:rsid w:val="00EB54C8"/>
    <w:rsid w:val="00EB5D29"/>
    <w:rsid w:val="00EC0285"/>
    <w:rsid w:val="00EC3361"/>
    <w:rsid w:val="00ED27CA"/>
    <w:rsid w:val="00ED5794"/>
    <w:rsid w:val="00EE01C8"/>
    <w:rsid w:val="00EF05F4"/>
    <w:rsid w:val="00EF1385"/>
    <w:rsid w:val="00EF446E"/>
    <w:rsid w:val="00EF58D0"/>
    <w:rsid w:val="00F031BD"/>
    <w:rsid w:val="00F06408"/>
    <w:rsid w:val="00F15ACB"/>
    <w:rsid w:val="00F16057"/>
    <w:rsid w:val="00F16DCE"/>
    <w:rsid w:val="00F215C9"/>
    <w:rsid w:val="00F24564"/>
    <w:rsid w:val="00F25476"/>
    <w:rsid w:val="00F30615"/>
    <w:rsid w:val="00F3360A"/>
    <w:rsid w:val="00F339C1"/>
    <w:rsid w:val="00F41D2A"/>
    <w:rsid w:val="00F420CF"/>
    <w:rsid w:val="00F42348"/>
    <w:rsid w:val="00F47012"/>
    <w:rsid w:val="00F47B25"/>
    <w:rsid w:val="00F527FE"/>
    <w:rsid w:val="00F535A4"/>
    <w:rsid w:val="00F55C9E"/>
    <w:rsid w:val="00F62197"/>
    <w:rsid w:val="00F63375"/>
    <w:rsid w:val="00F6458C"/>
    <w:rsid w:val="00F64CAA"/>
    <w:rsid w:val="00F72444"/>
    <w:rsid w:val="00F74D56"/>
    <w:rsid w:val="00F8357E"/>
    <w:rsid w:val="00F83FEF"/>
    <w:rsid w:val="00F84853"/>
    <w:rsid w:val="00F863F9"/>
    <w:rsid w:val="00F86BEE"/>
    <w:rsid w:val="00F9185F"/>
    <w:rsid w:val="00F93C56"/>
    <w:rsid w:val="00F977B8"/>
    <w:rsid w:val="00FA445D"/>
    <w:rsid w:val="00FA5DD7"/>
    <w:rsid w:val="00FA5E05"/>
    <w:rsid w:val="00FB21DD"/>
    <w:rsid w:val="00FB265B"/>
    <w:rsid w:val="00FC1CA5"/>
    <w:rsid w:val="00FC3FF5"/>
    <w:rsid w:val="00FC69F8"/>
    <w:rsid w:val="00FD39DC"/>
    <w:rsid w:val="00FE43B2"/>
    <w:rsid w:val="00FE6978"/>
    <w:rsid w:val="00FF22FF"/>
    <w:rsid w:val="00FF2FF7"/>
    <w:rsid w:val="00FF4E14"/>
    <w:rsid w:val="00FF6518"/>
    <w:rsid w:val="00F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5C8C9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50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A213E8"/>
    <w:pPr>
      <w:keepNext/>
      <w:keepLines/>
      <w:outlineLvl w:val="0"/>
    </w:pPr>
    <w:rPr>
      <w:rFonts w:eastAsiaTheme="majorEastAsia" w:cs="Arial"/>
      <w:b/>
      <w:bCs/>
      <w:lang w:val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460A"/>
    <w:pPr>
      <w:keepNext/>
      <w:keepLines/>
      <w:outlineLvl w:val="1"/>
    </w:pPr>
    <w:rPr>
      <w:rFonts w:eastAsiaTheme="majorEastAsia" w:cs="Arial"/>
      <w:b/>
      <w:bCs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27460A"/>
    <w:pPr>
      <w:keepNext/>
      <w:keepLines/>
      <w:outlineLvl w:val="2"/>
    </w:pPr>
    <w:rPr>
      <w:rFonts w:eastAsiaTheme="majorEastAsia" w:cs="Arial"/>
      <w:b/>
      <w:bCs/>
      <w:szCs w:val="20"/>
      <w:lang w:val="es-CO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460A"/>
    <w:pPr>
      <w:keepNext/>
      <w:keepLines/>
      <w:spacing w:before="200"/>
      <w:outlineLvl w:val="3"/>
    </w:pPr>
    <w:rPr>
      <w:rFonts w:eastAsiaTheme="majorEastAsia" w:cstheme="majorBidi"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20E8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13E8"/>
    <w:rPr>
      <w:rFonts w:ascii="Arial" w:eastAsiaTheme="majorEastAsia" w:hAnsi="Arial" w:cs="Arial"/>
      <w:b/>
      <w:bCs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7460A"/>
    <w:rPr>
      <w:rFonts w:ascii="Arial" w:eastAsiaTheme="majorEastAsia" w:hAnsi="Arial" w:cs="Arial"/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27460A"/>
    <w:rPr>
      <w:rFonts w:ascii="Arial" w:eastAsiaTheme="majorEastAsia" w:hAnsi="Arial" w:cs="Arial"/>
      <w:b/>
      <w:bCs/>
      <w:szCs w:val="20"/>
      <w:lang w:val="es-CO"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460A"/>
    <w:rPr>
      <w:rFonts w:ascii="Arial" w:eastAsiaTheme="majorEastAsia" w:hAnsi="Arial" w:cstheme="majorBidi"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rsid w:val="00320E8F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Encabezado">
    <w:name w:val="header"/>
    <w:basedOn w:val="Normal"/>
    <w:link w:val="EncabezadoCar"/>
    <w:uiPriority w:val="99"/>
    <w:unhideWhenUsed/>
    <w:rsid w:val="00733FA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33FA3"/>
  </w:style>
  <w:style w:type="paragraph" w:styleId="Piedepgina">
    <w:name w:val="footer"/>
    <w:basedOn w:val="Normal"/>
    <w:link w:val="PiedepginaCar"/>
    <w:uiPriority w:val="99"/>
    <w:unhideWhenUsed/>
    <w:rsid w:val="00733FA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33FA3"/>
  </w:style>
  <w:style w:type="paragraph" w:styleId="Textodeglobo">
    <w:name w:val="Balloon Text"/>
    <w:basedOn w:val="Normal"/>
    <w:link w:val="TextodegloboCar"/>
    <w:uiPriority w:val="99"/>
    <w:semiHidden/>
    <w:unhideWhenUsed/>
    <w:rsid w:val="00733FA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3FA3"/>
    <w:rPr>
      <w:rFonts w:ascii="Lucida Grande" w:hAnsi="Lucida Grande" w:cs="Lucida Grande"/>
      <w:sz w:val="18"/>
      <w:szCs w:val="18"/>
    </w:rPr>
  </w:style>
  <w:style w:type="paragraph" w:styleId="Fecha">
    <w:name w:val="Date"/>
    <w:basedOn w:val="Normal"/>
    <w:next w:val="Normal"/>
    <w:link w:val="FechaCar"/>
    <w:rsid w:val="00C4189C"/>
    <w:pPr>
      <w:spacing w:after="260" w:line="220" w:lineRule="atLeast"/>
      <w:ind w:left="835" w:right="-36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FechaCar">
    <w:name w:val="Fecha Car"/>
    <w:basedOn w:val="Fuentedeprrafopredeter"/>
    <w:link w:val="Fecha"/>
    <w:rsid w:val="00C4189C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InsideAddress">
    <w:name w:val="Inside Address"/>
    <w:basedOn w:val="Normal"/>
    <w:rsid w:val="00C4189C"/>
    <w:pPr>
      <w:ind w:left="835" w:right="-360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CcList">
    <w:name w:val="Cc List"/>
    <w:basedOn w:val="Normal"/>
    <w:rsid w:val="003C4BA6"/>
    <w:pPr>
      <w:keepLines/>
      <w:ind w:left="1195" w:right="-360" w:hanging="360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2">
    <w:name w:val="Body Text 2"/>
    <w:basedOn w:val="Normal"/>
    <w:link w:val="Textoindependiente2Car"/>
    <w:rsid w:val="0062045D"/>
    <w:pPr>
      <w:spacing w:line="360" w:lineRule="auto"/>
    </w:pPr>
    <w:rPr>
      <w:rFonts w:eastAsia="Times New Roman" w:cs="Times New Roman"/>
      <w:sz w:val="22"/>
      <w:szCs w:val="20"/>
    </w:rPr>
  </w:style>
  <w:style w:type="character" w:customStyle="1" w:styleId="Textoindependiente2Car">
    <w:name w:val="Texto independiente 2 Car"/>
    <w:basedOn w:val="Fuentedeprrafopredeter"/>
    <w:link w:val="Textoindependiente2"/>
    <w:rsid w:val="0062045D"/>
    <w:rPr>
      <w:rFonts w:ascii="Arial" w:eastAsia="Times New Roman" w:hAnsi="Arial" w:cs="Times New Roman"/>
      <w:sz w:val="22"/>
      <w:szCs w:val="20"/>
    </w:rPr>
  </w:style>
  <w:style w:type="paragraph" w:customStyle="1" w:styleId="Default">
    <w:name w:val="Default"/>
    <w:rsid w:val="00965E38"/>
    <w:pPr>
      <w:autoSpaceDE w:val="0"/>
      <w:autoSpaceDN w:val="0"/>
      <w:adjustRightInd w:val="0"/>
    </w:pPr>
    <w:rPr>
      <w:rFonts w:ascii="Arial" w:hAnsi="Arial" w:cs="Arial"/>
      <w:color w:val="000000"/>
      <w:lang w:val="es-CO"/>
    </w:rPr>
  </w:style>
  <w:style w:type="paragraph" w:customStyle="1" w:styleId="TITULO">
    <w:name w:val="TITULO"/>
    <w:basedOn w:val="Normal"/>
    <w:uiPriority w:val="99"/>
    <w:rsid w:val="00320E8F"/>
    <w:pPr>
      <w:autoSpaceDE w:val="0"/>
      <w:autoSpaceDN w:val="0"/>
      <w:spacing w:before="600" w:after="360"/>
      <w:jc w:val="right"/>
    </w:pPr>
    <w:rPr>
      <w:rFonts w:ascii="Swis721 Blk BT" w:eastAsia="Times New Roman" w:hAnsi="Swis721 Blk BT" w:cs="Swis721 Blk BT"/>
      <w:b/>
      <w:bCs/>
      <w:sz w:val="48"/>
      <w:szCs w:val="48"/>
      <w:lang w:val="es-ES"/>
    </w:rPr>
  </w:style>
  <w:style w:type="paragraph" w:styleId="Sinespaciado">
    <w:name w:val="No Spacing"/>
    <w:link w:val="SinespaciadoCar"/>
    <w:uiPriority w:val="1"/>
    <w:qFormat/>
    <w:rsid w:val="00320E8F"/>
    <w:pPr>
      <w:jc w:val="both"/>
    </w:pPr>
    <w:rPr>
      <w:rFonts w:ascii="Arial" w:hAnsi="Arial"/>
      <w:sz w:val="22"/>
      <w:szCs w:val="20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76882"/>
    <w:rPr>
      <w:rFonts w:ascii="Arial" w:hAnsi="Arial"/>
      <w:sz w:val="22"/>
      <w:szCs w:val="20"/>
      <w:lang w:val="es-CO" w:eastAsia="es-CO"/>
    </w:rPr>
  </w:style>
  <w:style w:type="paragraph" w:styleId="Prrafodelista">
    <w:name w:val="List Paragraph"/>
    <w:basedOn w:val="Normal"/>
    <w:link w:val="PrrafodelistaCar"/>
    <w:uiPriority w:val="34"/>
    <w:qFormat/>
    <w:rsid w:val="00320E8F"/>
    <w:pPr>
      <w:spacing w:after="200" w:line="276" w:lineRule="auto"/>
      <w:ind w:left="720"/>
      <w:contextualSpacing/>
    </w:pPr>
    <w:rPr>
      <w:sz w:val="22"/>
      <w:szCs w:val="20"/>
      <w:lang w:val="es-CO" w:eastAsia="es-CO"/>
    </w:rPr>
  </w:style>
  <w:style w:type="character" w:customStyle="1" w:styleId="PrrafodelistaCar">
    <w:name w:val="Párrafo de lista Car"/>
    <w:link w:val="Prrafodelista"/>
    <w:uiPriority w:val="34"/>
    <w:locked/>
    <w:rsid w:val="00176882"/>
    <w:rPr>
      <w:rFonts w:ascii="Arial" w:hAnsi="Arial"/>
      <w:sz w:val="22"/>
      <w:szCs w:val="20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320E8F"/>
    <w:rPr>
      <w:color w:val="0000FF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320E8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20E8F"/>
  </w:style>
  <w:style w:type="paragraph" w:customStyle="1" w:styleId="Pa9">
    <w:name w:val="Pa9"/>
    <w:basedOn w:val="Normal"/>
    <w:next w:val="Normal"/>
    <w:uiPriority w:val="99"/>
    <w:rsid w:val="00320E8F"/>
    <w:pPr>
      <w:autoSpaceDE w:val="0"/>
      <w:autoSpaceDN w:val="0"/>
      <w:adjustRightInd w:val="0"/>
      <w:spacing w:line="241" w:lineRule="atLeast"/>
    </w:pPr>
    <w:rPr>
      <w:rFonts w:ascii="Univers" w:eastAsiaTheme="minorHAnsi" w:hAnsi="Univers"/>
      <w:lang w:val="es-CO" w:eastAsia="en-US"/>
    </w:rPr>
  </w:style>
  <w:style w:type="paragraph" w:styleId="Listaconvietas">
    <w:name w:val="List Bullet"/>
    <w:basedOn w:val="Normal"/>
    <w:autoRedefine/>
    <w:rsid w:val="00320E8F"/>
    <w:pPr>
      <w:tabs>
        <w:tab w:val="left" w:pos="0"/>
      </w:tabs>
      <w:ind w:right="-518"/>
    </w:pPr>
    <w:rPr>
      <w:rFonts w:ascii="Arial Narrow" w:eastAsia="Times New Roman" w:hAnsi="Arial Narrow" w:cs="Arial"/>
      <w:color w:val="000000"/>
      <w:sz w:val="18"/>
      <w:szCs w:val="18"/>
      <w:lang w:val="es-CO" w:eastAsia="es-CO"/>
    </w:rPr>
  </w:style>
  <w:style w:type="character" w:customStyle="1" w:styleId="hps">
    <w:name w:val="hps"/>
    <w:basedOn w:val="Fuentedeprrafopredeter"/>
    <w:rsid w:val="00320E8F"/>
  </w:style>
  <w:style w:type="character" w:customStyle="1" w:styleId="longtext">
    <w:name w:val="long_text"/>
    <w:basedOn w:val="Fuentedeprrafopredeter"/>
    <w:rsid w:val="00320E8F"/>
  </w:style>
  <w:style w:type="paragraph" w:styleId="NormalWeb">
    <w:name w:val="Normal (Web)"/>
    <w:basedOn w:val="Normal"/>
    <w:uiPriority w:val="99"/>
    <w:rsid w:val="009D272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/>
    </w:rPr>
  </w:style>
  <w:style w:type="character" w:customStyle="1" w:styleId="apple-converted-space">
    <w:name w:val="apple-converted-space"/>
    <w:basedOn w:val="Fuentedeprrafopredeter"/>
    <w:rsid w:val="009D2727"/>
  </w:style>
  <w:style w:type="character" w:styleId="Ttulodellibro">
    <w:name w:val="Book Title"/>
    <w:uiPriority w:val="33"/>
    <w:qFormat/>
    <w:rsid w:val="00376920"/>
    <w:rPr>
      <w:rFonts w:ascii="Arial" w:hAnsi="Arial"/>
      <w:b/>
      <w:bCs/>
      <w:smallCaps/>
      <w:spacing w:val="5"/>
    </w:rPr>
  </w:style>
  <w:style w:type="character" w:styleId="Refdecomentario">
    <w:name w:val="annotation reference"/>
    <w:basedOn w:val="Fuentedeprrafopredeter"/>
    <w:uiPriority w:val="99"/>
    <w:semiHidden/>
    <w:unhideWhenUsed/>
    <w:rsid w:val="00E93FC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93FC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93FCE"/>
    <w:rPr>
      <w:sz w:val="20"/>
      <w:szCs w:val="20"/>
    </w:rPr>
  </w:style>
  <w:style w:type="character" w:customStyle="1" w:styleId="hlfld-contribauthor">
    <w:name w:val="hlfld-contribauthor"/>
    <w:basedOn w:val="Fuentedeprrafopredeter"/>
    <w:rsid w:val="002B41DB"/>
  </w:style>
  <w:style w:type="character" w:customStyle="1" w:styleId="nlmgiven-names">
    <w:name w:val="nlm_given-names"/>
    <w:basedOn w:val="Fuentedeprrafopredeter"/>
    <w:rsid w:val="002B41DB"/>
  </w:style>
  <w:style w:type="character" w:customStyle="1" w:styleId="nlmarticle-title">
    <w:name w:val="nlm_article-title"/>
    <w:basedOn w:val="Fuentedeprrafopredeter"/>
    <w:rsid w:val="002B41DB"/>
  </w:style>
  <w:style w:type="character" w:customStyle="1" w:styleId="nlmyear">
    <w:name w:val="nlm_year"/>
    <w:basedOn w:val="Fuentedeprrafopredeter"/>
    <w:rsid w:val="002B41DB"/>
  </w:style>
  <w:style w:type="character" w:customStyle="1" w:styleId="nlmfpage">
    <w:name w:val="nlm_fpage"/>
    <w:basedOn w:val="Fuentedeprrafopredeter"/>
    <w:rsid w:val="002B41DB"/>
  </w:style>
  <w:style w:type="character" w:styleId="Nmerodepgina">
    <w:name w:val="page number"/>
    <w:basedOn w:val="Fuentedeprrafopredeter"/>
    <w:uiPriority w:val="99"/>
    <w:rsid w:val="00E509AA"/>
  </w:style>
  <w:style w:type="table" w:styleId="Tablaconcuadrcula">
    <w:name w:val="Table Grid"/>
    <w:basedOn w:val="Tablanormal"/>
    <w:uiPriority w:val="39"/>
    <w:rsid w:val="0045191D"/>
    <w:rPr>
      <w:rFonts w:eastAsiaTheme="minorHAnsi"/>
      <w:sz w:val="22"/>
      <w:szCs w:val="22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19">
    <w:name w:val="CM19"/>
    <w:basedOn w:val="Default"/>
    <w:next w:val="Default"/>
    <w:rsid w:val="0045191D"/>
    <w:rPr>
      <w:rFonts w:eastAsia="Times New Roman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8569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8569D"/>
    <w:rPr>
      <w:b/>
      <w:bCs/>
      <w:sz w:val="20"/>
      <w:szCs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6650B"/>
    <w:rPr>
      <w:color w:val="808080"/>
      <w:shd w:val="clear" w:color="auto" w:fill="E6E6E6"/>
    </w:rPr>
  </w:style>
  <w:style w:type="paragraph" w:styleId="Descripcin">
    <w:name w:val="caption"/>
    <w:basedOn w:val="Normal"/>
    <w:next w:val="Normal"/>
    <w:uiPriority w:val="35"/>
    <w:unhideWhenUsed/>
    <w:qFormat/>
    <w:rsid w:val="00FC69F8"/>
    <w:pPr>
      <w:spacing w:after="200"/>
    </w:pPr>
    <w:rPr>
      <w:i/>
      <w:iCs/>
      <w:color w:val="1F497D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E27652"/>
    <w:pPr>
      <w:spacing w:before="480" w:line="276" w:lineRule="auto"/>
      <w:outlineLvl w:val="9"/>
    </w:pPr>
    <w:rPr>
      <w:b w:val="0"/>
      <w:bCs w:val="0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376920"/>
    <w:pPr>
      <w:spacing w:before="120"/>
      <w:jc w:val="left"/>
    </w:pPr>
    <w:rPr>
      <w:rFonts w:asciiTheme="minorHAnsi" w:hAnsiTheme="minorHAnsi"/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376920"/>
    <w:pPr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F2FF7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Hipervnculovisitado">
    <w:name w:val="FollowedHyperlink"/>
    <w:basedOn w:val="Fuentedeprrafopredeter"/>
    <w:uiPriority w:val="99"/>
    <w:semiHidden/>
    <w:unhideWhenUsed/>
    <w:rsid w:val="00131957"/>
    <w:rPr>
      <w:color w:val="800080" w:themeColor="followedHyperlink"/>
      <w:u w:val="single"/>
    </w:rPr>
  </w:style>
  <w:style w:type="paragraph" w:styleId="Revisin">
    <w:name w:val="Revision"/>
    <w:hidden/>
    <w:uiPriority w:val="99"/>
    <w:semiHidden/>
    <w:rsid w:val="00E32A65"/>
  </w:style>
  <w:style w:type="character" w:styleId="Referenciasutil">
    <w:name w:val="Subtle Reference"/>
    <w:basedOn w:val="Fuentedeprrafopredeter"/>
    <w:uiPriority w:val="31"/>
    <w:qFormat/>
    <w:rsid w:val="00A213E8"/>
    <w:rPr>
      <w:smallCaps/>
      <w:color w:val="5A5A5A" w:themeColor="text1" w:themeTint="A5"/>
    </w:rPr>
  </w:style>
  <w:style w:type="paragraph" w:customStyle="1" w:styleId="t1">
    <w:name w:val="t1"/>
    <w:basedOn w:val="Normal"/>
    <w:rsid w:val="00176882"/>
    <w:pPr>
      <w:widowControl w:val="0"/>
      <w:spacing w:line="240" w:lineRule="atLeast"/>
      <w:jc w:val="left"/>
    </w:pPr>
    <w:rPr>
      <w:rFonts w:ascii="Times New Roman" w:eastAsia="Times New Roman" w:hAnsi="Times New Roman" w:cs="Times New Roman"/>
      <w:snapToGrid w:val="0"/>
      <w:szCs w:val="20"/>
      <w:lang w:val="es-ES"/>
    </w:rPr>
  </w:style>
  <w:style w:type="paragraph" w:customStyle="1" w:styleId="p3">
    <w:name w:val="p3"/>
    <w:basedOn w:val="Normal"/>
    <w:rsid w:val="00176882"/>
    <w:pPr>
      <w:widowControl w:val="0"/>
      <w:tabs>
        <w:tab w:val="left" w:pos="1380"/>
      </w:tabs>
      <w:spacing w:line="240" w:lineRule="atLeast"/>
      <w:jc w:val="left"/>
    </w:pPr>
    <w:rPr>
      <w:rFonts w:ascii="Times New Roman" w:eastAsia="Times New Roman" w:hAnsi="Times New Roman" w:cs="Times New Roman"/>
      <w:snapToGrid w:val="0"/>
      <w:szCs w:val="20"/>
      <w:lang w:val="es-ES"/>
    </w:rPr>
  </w:style>
  <w:style w:type="paragraph" w:customStyle="1" w:styleId="p4">
    <w:name w:val="p4"/>
    <w:basedOn w:val="Normal"/>
    <w:rsid w:val="00176882"/>
    <w:pPr>
      <w:widowControl w:val="0"/>
      <w:tabs>
        <w:tab w:val="left" w:pos="240"/>
      </w:tabs>
      <w:spacing w:line="240" w:lineRule="atLeast"/>
      <w:ind w:left="1152" w:hanging="288"/>
      <w:jc w:val="left"/>
    </w:pPr>
    <w:rPr>
      <w:rFonts w:ascii="Times New Roman" w:eastAsia="Times New Roman" w:hAnsi="Times New Roman" w:cs="Times New Roman"/>
      <w:snapToGrid w:val="0"/>
      <w:szCs w:val="20"/>
      <w:lang w:val="es-ES"/>
    </w:rPr>
  </w:style>
  <w:style w:type="paragraph" w:customStyle="1" w:styleId="p6">
    <w:name w:val="p6"/>
    <w:basedOn w:val="Normal"/>
    <w:rsid w:val="00176882"/>
    <w:pPr>
      <w:widowControl w:val="0"/>
      <w:spacing w:line="240" w:lineRule="atLeast"/>
      <w:ind w:left="1152" w:hanging="288"/>
      <w:jc w:val="left"/>
    </w:pPr>
    <w:rPr>
      <w:rFonts w:ascii="Times New Roman" w:eastAsia="Times New Roman" w:hAnsi="Times New Roman" w:cs="Times New Roman"/>
      <w:snapToGrid w:val="0"/>
      <w:szCs w:val="20"/>
      <w:lang w:val="es-ES"/>
    </w:rPr>
  </w:style>
  <w:style w:type="paragraph" w:customStyle="1" w:styleId="p7">
    <w:name w:val="p7"/>
    <w:basedOn w:val="Normal"/>
    <w:rsid w:val="00176882"/>
    <w:pPr>
      <w:widowControl w:val="0"/>
      <w:spacing w:line="240" w:lineRule="atLeast"/>
      <w:ind w:left="1200"/>
      <w:jc w:val="left"/>
    </w:pPr>
    <w:rPr>
      <w:rFonts w:ascii="Times New Roman" w:eastAsia="Times New Roman" w:hAnsi="Times New Roman" w:cs="Times New Roman"/>
      <w:snapToGrid w:val="0"/>
      <w:szCs w:val="20"/>
      <w:lang w:val="es-ES"/>
    </w:rPr>
  </w:style>
  <w:style w:type="paragraph" w:customStyle="1" w:styleId="small">
    <w:name w:val="small"/>
    <w:basedOn w:val="Normal"/>
    <w:rsid w:val="0017688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val="es-CO" w:eastAsia="es-CO"/>
    </w:rPr>
  </w:style>
  <w:style w:type="table" w:customStyle="1" w:styleId="Tablanormal51">
    <w:name w:val="Tabla normal 51"/>
    <w:basedOn w:val="Tablanormal"/>
    <w:uiPriority w:val="45"/>
    <w:rsid w:val="00176882"/>
    <w:rPr>
      <w:rFonts w:eastAsiaTheme="minorHAnsi"/>
      <w:sz w:val="22"/>
      <w:szCs w:val="22"/>
      <w:lang w:val="es-CO"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ombreadoclaro">
    <w:name w:val="Light Shading"/>
    <w:basedOn w:val="Tablanormal"/>
    <w:uiPriority w:val="60"/>
    <w:rsid w:val="0017688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style-span">
    <w:name w:val="apple-style-span"/>
    <w:rsid w:val="00176882"/>
  </w:style>
  <w:style w:type="character" w:customStyle="1" w:styleId="normalchar1">
    <w:name w:val="normal__char1"/>
    <w:rsid w:val="00176882"/>
    <w:rPr>
      <w:rFonts w:ascii="Calibri" w:hAnsi="Calibri" w:hint="default"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E61E43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61E43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61E43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61E43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61E43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61E43"/>
    <w:pPr>
      <w:ind w:left="192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4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11/relationships/commentsExtended" Target="commentsExtended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www.r-project.org/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hyperlink" Target="https://www.r-project.org/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microsoft.com/office/2016/09/relationships/commentsIds" Target="commentsIds.xml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rupo_x0020_o_x0020_Dependencia xmlns="c55f4233-694a-42b1-bd72-cc55cefea4b3" xsi:nil="true"/>
    <LikesCount xmlns="http://schemas.microsoft.com/sharepoint/v3" xsi:nil="true"/>
    <C_x00f3_digo xmlns="c55f4233-694a-42b1-bd72-cc55cefea4b3">Membrete INS</C_x00f3_digo>
    <Bloque xmlns="c55f4233-694a-42b1-bd72-cc55cefea4b3" xsi:nil="true"/>
    <Ratings xmlns="http://schemas.microsoft.com/sharepoint/v3" xsi:nil="true"/>
    <Clasificaci_x00f3_n_x0020_de_x0020_Documento xmlns="c55f4233-694a-42b1-bd72-cc55cefea4b3">Transversales</Clasificaci_x00f3_n_x0020_de_x0020_Documento>
    <LikedBy xmlns="http://schemas.microsoft.com/sharepoint/v3">
      <UserInfo>
        <DisplayName/>
        <AccountId xsi:nil="true"/>
        <AccountType/>
      </UserInfo>
    </LikedBy>
    <Nivel_x0020_de_x0020_Proceso xmlns="c55f4233-694a-42b1-bd72-cc55cefea4b3" xsi:nil="true"/>
    <Tipo_x0020_de_x0020_Documento xmlns="c55f4233-694a-42b1-bd72-cc55cefea4b3">Plantilla</Tipo_x0020_de_x0020_Documento>
    <Proceso xmlns="c55f4233-694a-42b1-bd72-cc55cefea4b3">D03 – Comunicación Institucional</Proceso>
    <RatedBy xmlns="http://schemas.microsoft.com/sharepoint/v3">
      <UserInfo>
        <DisplayName/>
        <AccountId xsi:nil="true"/>
        <AccountType/>
      </UserInfo>
    </RatedBy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9ECF0223A2846BE5B0D1FEF5C8D7B" ma:contentTypeVersion="14" ma:contentTypeDescription="Crear nuevo documento." ma:contentTypeScope="" ma:versionID="22b29e574c10d966f952a9f4cd68a084">
  <xsd:schema xmlns:xsd="http://www.w3.org/2001/XMLSchema" xmlns:xs="http://www.w3.org/2001/XMLSchema" xmlns:p="http://schemas.microsoft.com/office/2006/metadata/properties" xmlns:ns1="c55f4233-694a-42b1-bd72-cc55cefea4b3" xmlns:ns2="http://schemas.microsoft.com/sharepoint/v3" xmlns:ns3="3bfbf733-a6c3-488d-a481-abc1b690c7db" targetNamespace="http://schemas.microsoft.com/office/2006/metadata/properties" ma:root="true" ma:fieldsID="3c70cdb770124d2719528ecc2ef5f1f1" ns1:_="" ns2:_="" ns3:_="">
    <xsd:import namespace="c55f4233-694a-42b1-bd72-cc55cefea4b3"/>
    <xsd:import namespace="http://schemas.microsoft.com/sharepoint/v3"/>
    <xsd:import namespace="3bfbf733-a6c3-488d-a481-abc1b690c7db"/>
    <xsd:element name="properties">
      <xsd:complexType>
        <xsd:sequence>
          <xsd:element name="documentManagement">
            <xsd:complexType>
              <xsd:all>
                <xsd:element ref="ns1:Nivel_x0020_de_x0020_Proceso" minOccurs="0"/>
                <xsd:element ref="ns1:Proceso"/>
                <xsd:element ref="ns1:Tipo_x0020_de_x0020_Documento" minOccurs="0"/>
                <xsd:element ref="ns1:Clasificaci_x00f3_n_x0020_de_x0020_Documento" minOccurs="0"/>
                <xsd:element ref="ns1:C_x00f3_digo" minOccurs="0"/>
                <xsd:element ref="ns1:Bloque" minOccurs="0"/>
                <xsd:element ref="ns1:Grupo_x0020_o_x0020_Dependencia" minOccurs="0"/>
                <xsd:element ref="ns3:_dlc_DocIdUrl" minOccurs="0"/>
                <xsd:element ref="ns3:_dlc_DocIdPersistId" minOccurs="0"/>
                <xsd:element ref="ns3:_dlc_DocId" minOccurs="0"/>
                <xsd:element ref="ns2:AverageRating" minOccurs="0"/>
                <xsd:element ref="ns2:RatingCount" minOccurs="0"/>
                <xsd:element ref="ns2:RatedBy" minOccurs="0"/>
                <xsd:element ref="ns2:Ratings" minOccurs="0"/>
                <xsd:element ref="ns2:LikesCount" minOccurs="0"/>
                <xsd:element ref="ns2:Lik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5f4233-694a-42b1-bd72-cc55cefea4b3" elementFormDefault="qualified">
    <xsd:import namespace="http://schemas.microsoft.com/office/2006/documentManagement/types"/>
    <xsd:import namespace="http://schemas.microsoft.com/office/infopath/2007/PartnerControls"/>
    <xsd:element name="Nivel_x0020_de_x0020_Proceso" ma:index="0" nillable="true" ma:displayName="Nivel de Proceso" ma:format="Dropdown" ma:internalName="Nivel_x0020_de_x0020_Proceso">
      <xsd:simpleType>
        <xsd:restriction base="dms:Choice">
          <xsd:enumeration value="Estratégicos"/>
          <xsd:enumeration value="Apoyo"/>
          <xsd:enumeration value="Misionales"/>
          <xsd:enumeration value="Control Institucional"/>
        </xsd:restriction>
      </xsd:simpleType>
    </xsd:element>
    <xsd:element name="Proceso" ma:index="1" ma:displayName="Proceso" ma:format="Dropdown" ma:internalName="Proceso">
      <xsd:simpleType>
        <xsd:restriction base="dms:Choice">
          <xsd:enumeration value="A01 – Gestión Humana"/>
          <xsd:enumeration value="A02 – Adquisición de Bienes y Servicios"/>
          <xsd:enumeration value="A03 – Gestión Documental"/>
          <xsd:enumeration value="A04 - Equipos de Laboratorio"/>
          <xsd:enumeration value="A05 – Gestión Ambiental"/>
          <xsd:enumeration value="A07 – Gestión Jurídica"/>
          <xsd:enumeration value="A08 – Atención al Ciudadano"/>
          <xsd:enumeration value="A09 – Gestión Financiera"/>
          <xsd:enumeration value="A10 Recursos Físicos"/>
          <xsd:enumeration value="D01 – Planeación Institucional"/>
          <xsd:enumeration value="D02 – Gestión de Calidad"/>
          <xsd:enumeration value="D03 – Comunicación Institucional"/>
          <xsd:enumeration value="D04 – Tecnologías de Información y Comunicación"/>
          <xsd:enumeration value="E01 – Control Institucional"/>
          <xsd:enumeration value="R01 – Redes en Salud Pública"/>
          <xsd:enumeration value="R02 – Vigilancia y Análisis del Riesgo en Salud Pública"/>
          <xsd:enumeration value="R03 – Investigación en Salud Pública"/>
          <xsd:enumeration value="R04 – Producción"/>
          <xsd:enumeration value="R05 – Observatorio Nacional de Salud"/>
        </xsd:restriction>
      </xsd:simpleType>
    </xsd:element>
    <xsd:element name="Tipo_x0020_de_x0020_Documento" ma:index="3" nillable="true" ma:displayName="Tipo de Documento" ma:format="Dropdown" ma:internalName="Tipo_x0020_de_x0020_Documento">
      <xsd:simpleType>
        <xsd:restriction base="dms:Choice">
          <xsd:enumeration value="Caracterización"/>
          <xsd:enumeration value="Formatos"/>
          <xsd:enumeration value="Instructivos"/>
          <xsd:enumeration value="Manuales"/>
          <xsd:enumeration value="Métodos de ensayo"/>
          <xsd:enumeration value="Plantilla"/>
          <xsd:enumeration value="Plantillas"/>
          <xsd:enumeration value="Procedimientos"/>
        </xsd:restriction>
      </xsd:simpleType>
    </xsd:element>
    <xsd:element name="Clasificaci_x00f3_n_x0020_de_x0020_Documento" ma:index="4" nillable="true" ma:displayName="Clasificación de Documento" ma:format="Dropdown" ma:internalName="Clasificaci_x00f3_n_x0020_de_x0020_Documento">
      <xsd:simpleType>
        <xsd:restriction base="dms:Choice">
          <xsd:enumeration value="Específicos"/>
          <xsd:enumeration value="Transversales"/>
        </xsd:restriction>
      </xsd:simpleType>
    </xsd:element>
    <xsd:element name="C_x00f3_digo" ma:index="5" nillable="true" ma:displayName="Nombre." ma:internalName="C_x00f3_digo">
      <xsd:simpleType>
        <xsd:restriction base="dms:Text">
          <xsd:maxLength value="255"/>
        </xsd:restriction>
      </xsd:simpleType>
    </xsd:element>
    <xsd:element name="Bloque" ma:index="6" nillable="true" ma:displayName="Bloque" ma:internalName="Bloque">
      <xsd:simpleType>
        <xsd:restriction base="dms:Text">
          <xsd:maxLength value="255"/>
        </xsd:restriction>
      </xsd:simpleType>
    </xsd:element>
    <xsd:element name="Grupo_x0020_o_x0020_Dependencia" ma:index="7" nillable="true" ma:displayName="Grupo o Dependencia" ma:internalName="Grupo_x0020_o_x0020_Dependencia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18" nillable="true" ma:displayName="Clasificación (0-5)" ma:decimals="2" ma:description="Valor promedio de todas las clasificaciones que se han enviado" ma:internalName="AverageRating" ma:readOnly="true">
      <xsd:simpleType>
        <xsd:restriction base="dms:Number"/>
      </xsd:simpleType>
    </xsd:element>
    <xsd:element name="RatingCount" ma:index="19" nillable="true" ma:displayName="Número de clasificaciones" ma:decimals="0" ma:description="Número de clasificaciones enviado" ma:internalName="RatingCount" ma:readOnly="true">
      <xsd:simpleType>
        <xsd:restriction base="dms:Number"/>
      </xsd:simpleType>
    </xsd:element>
    <xsd:element name="RatedBy" ma:index="20" nillable="true" ma:displayName="Valorado por" ma:description="Los usuarios valoraron el elemento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21" nillable="true" ma:displayName="Valoraciones de usuario" ma:description="Valoraciones de usuario para el elemento" ma:hidden="true" ma:internalName="Ratings">
      <xsd:simpleType>
        <xsd:restriction base="dms:Note"/>
      </xsd:simpleType>
    </xsd:element>
    <xsd:element name="LikesCount" ma:index="22" nillable="true" ma:displayName="Número de Me gusta" ma:internalName="LikesCount">
      <xsd:simpleType>
        <xsd:restriction base="dms:Unknown"/>
      </xsd:simpleType>
    </xsd:element>
    <xsd:element name="LikedBy" ma:index="23" nillable="true" ma:displayName="Gusta a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fbf733-a6c3-488d-a481-abc1b690c7db" elementFormDefault="qualified">
    <xsd:import namespace="http://schemas.microsoft.com/office/2006/documentManagement/types"/>
    <xsd:import namespace="http://schemas.microsoft.com/office/infopath/2007/PartnerControls"/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_dlc_DocId" ma:index="15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Tipo de contenido"/>
        <xsd:element ref="dc:title" minOccurs="0" maxOccurs="1" ma:index="8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25EEC9-6780-4CEB-AB3F-E50305675A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FA72D4-BFBF-472B-9F4A-AC538D5D533C}">
  <ds:schemaRefs>
    <ds:schemaRef ds:uri="http://schemas.microsoft.com/office/2006/metadata/properties"/>
    <ds:schemaRef ds:uri="http://schemas.microsoft.com/office/infopath/2007/PartnerControls"/>
    <ds:schemaRef ds:uri="c55f4233-694a-42b1-bd72-cc55cefea4b3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7A11367B-589D-4035-B37C-0E8B513F01BF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86D53274-9275-4E51-AC2A-AE362DD755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5f4233-694a-42b1-bd72-cc55cefea4b3"/>
    <ds:schemaRef ds:uri="http://schemas.microsoft.com/sharepoint/v3"/>
    <ds:schemaRef ds:uri="3bfbf733-a6c3-488d-a481-abc1b690c7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A8A907C-7641-4750-B27A-D6B2D3026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1106</Words>
  <Characters>6087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viviana agudelo</dc:creator>
  <cp:lastModifiedBy>JOSE JAIR MONDRAGON RIOS</cp:lastModifiedBy>
  <cp:revision>9</cp:revision>
  <cp:lastPrinted>2020-04-21T23:05:00Z</cp:lastPrinted>
  <dcterms:created xsi:type="dcterms:W3CDTF">2020-04-28T18:28:00Z</dcterms:created>
  <dcterms:modified xsi:type="dcterms:W3CDTF">2020-05-01T14:11:00Z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0x010100F6B9ECF0223A2846BE5B0D1FEF5C8D7B</vt:lpwstr>
  </property>
</Properties>
</file>